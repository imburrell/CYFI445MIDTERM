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76062CF" w:rsidP="00FD478C" w:rsidRDefault="576062CF" w14:paraId="4D01209F" w14:textId="77777777"/>
    <w:p w:rsidR="576062CF" w:rsidP="00FD478C" w:rsidRDefault="576062CF" w14:paraId="3F4D5ADD" w14:textId="77777777"/>
    <w:p w:rsidR="576062CF" w:rsidP="00FD478C" w:rsidRDefault="576062CF" w14:paraId="15A3A7BB" w14:textId="77777777">
      <w:pPr>
        <w:rPr>
          <w:rFonts w:ascii="Times New Roman" w:hAnsi="Times New Roman"/>
          <w:rPrChange w:author="Microsoft Word" w:date="2026-10-16T12:16:00Z" w16du:dateUtc="2026-10-16T16:16:00Z" w:id="0">
            <w:rPr/>
          </w:rPrChange>
        </w:rPr>
      </w:pPr>
    </w:p>
    <w:p w:rsidRPr="00421CC0" w:rsidR="576062CF" w:rsidP="00FD478C" w:rsidRDefault="576062CF" w14:paraId="4266636F" w14:textId="77777777">
      <w:pPr>
        <w:rPr>
          <w:rFonts w:ascii="Times New Roman" w:hAnsi="Times New Roman" w:cs="Times New Roman"/>
        </w:rPr>
      </w:pPr>
    </w:p>
    <w:p w:rsidRPr="00421CC0" w:rsidR="576062CF" w:rsidP="00FD478C" w:rsidRDefault="00421CC0" w14:paraId="6D01837F" w14:textId="6BF38B0F">
      <w:pPr>
        <w:pStyle w:val="Title"/>
        <w:rPr>
          <w:rFonts w:ascii="Times New Roman" w:hAnsi="Times New Roman" w:cs="Times New Roman"/>
        </w:rPr>
      </w:pPr>
      <w:r w:rsidRPr="00421CC0">
        <w:rPr>
          <w:rFonts w:ascii="Times New Roman" w:hAnsi="Times New Roman" w:cs="Times New Roman"/>
        </w:rPr>
        <w:t>CYFI 445 Midterm: Technical Report</w:t>
      </w:r>
      <w:r w:rsidRPr="00421CC0" w:rsidR="576062CF">
        <w:rPr>
          <w:rFonts w:ascii="Times New Roman" w:hAnsi="Times New Roman" w:cs="Times New Roman"/>
        </w:rPr>
        <w:t xml:space="preserve"> </w:t>
      </w:r>
    </w:p>
    <w:p w:rsidRPr="00421CC0" w:rsidR="00FD478C" w:rsidP="00421CC0" w:rsidRDefault="00421CC0" w14:paraId="244A2704" w14:textId="2C9541C7">
      <w:pPr>
        <w:pStyle w:val="Subtitle"/>
        <w:jc w:val="left"/>
        <w:rPr>
          <w:rFonts w:ascii="Times New Roman" w:hAnsi="Times New Roman" w:cs="Times New Roman"/>
        </w:rPr>
      </w:pPr>
      <w:r w:rsidRPr="00421CC0">
        <w:rPr>
          <w:rFonts w:ascii="Times New Roman" w:hAnsi="Times New Roman" w:cs="Times New Roman"/>
        </w:rPr>
        <w:t xml:space="preserve">                                                                    Due on OCT 19</w:t>
      </w:r>
      <w:r w:rsidRPr="00421CC0">
        <w:rPr>
          <w:rFonts w:ascii="Times New Roman" w:hAnsi="Times New Roman" w:cs="Times New Roman"/>
          <w:vertAlign w:val="superscript"/>
        </w:rPr>
        <w:t>th</w:t>
      </w:r>
      <w:r w:rsidRPr="00421CC0">
        <w:rPr>
          <w:rFonts w:ascii="Times New Roman" w:hAnsi="Times New Roman" w:cs="Times New Roman"/>
        </w:rPr>
        <w:t xml:space="preserve"> 2026</w:t>
      </w:r>
    </w:p>
    <w:p w:rsidRPr="00421CC0" w:rsidR="0896E444" w:rsidP="011F302E" w:rsidRDefault="0896E444" w14:paraId="0078B122" w14:textId="6209B60E">
      <w:pPr>
        <w:rPr>
          <w:rFonts w:ascii="Times New Roman" w:hAnsi="Times New Roman" w:cs="Times New Roman"/>
        </w:rPr>
      </w:pPr>
      <w:r w:rsidRPr="00421CC0">
        <w:rPr>
          <w:rFonts w:ascii="Times New Roman" w:hAnsi="Times New Roman" w:cs="Times New Roman"/>
        </w:rPr>
        <w:t xml:space="preserve">                                       Ethan</w:t>
      </w:r>
      <w:r w:rsidRPr="00421CC0" w:rsidR="00421CC0">
        <w:rPr>
          <w:rFonts w:ascii="Times New Roman" w:hAnsi="Times New Roman" w:cs="Times New Roman"/>
        </w:rPr>
        <w:t xml:space="preserve"> Majeed, </w:t>
      </w:r>
      <w:ins w:author="Microsoft Word" w:date="2026-10-12T15:07:00Z" w16du:dateUtc="2026-10-12T19:07:00Z" w:id="1">
        <w:r w:rsidRPr="00421CC0" w:rsidR="00421CC0">
          <w:rPr>
            <w:rFonts w:ascii="Times New Roman" w:hAnsi="Times New Roman" w:cs="Times New Roman"/>
          </w:rPr>
          <w:t xml:space="preserve">Israel Burrell &amp; </w:t>
        </w:r>
      </w:ins>
      <w:r w:rsidRPr="00421CC0" w:rsidR="00421CC0">
        <w:rPr>
          <w:rFonts w:ascii="Times New Roman" w:hAnsi="Times New Roman" w:cs="Times New Roman"/>
        </w:rPr>
        <w:t xml:space="preserve">Jamie </w:t>
      </w:r>
      <w:ins w:author="Microsoft Word" w:date="2026-10-12T15:07:00Z" w16du:dateUtc="2026-10-12T19:07:00Z" w:id="2">
        <w:r w:rsidRPr="00421CC0" w:rsidR="00421CC0">
          <w:rPr>
            <w:rFonts w:ascii="Times New Roman" w:hAnsi="Times New Roman" w:cs="Times New Roman"/>
          </w:rPr>
          <w:t>Murray</w:t>
        </w:r>
      </w:ins>
    </w:p>
    <w:p w:rsidRPr="00421CC0" w:rsidR="00FD478C" w:rsidP="00FD478C" w:rsidRDefault="00421CC0" w14:paraId="4BC797B3" w14:textId="1464736F">
      <w:pPr>
        <w:pStyle w:val="Subtitle"/>
        <w:rPr>
          <w:rFonts w:ascii="Times New Roman" w:hAnsi="Times New Roman" w:cs="Times New Roman"/>
        </w:rPr>
      </w:pPr>
      <w:r w:rsidRPr="00421CC0">
        <w:rPr>
          <w:rFonts w:ascii="Times New Roman" w:hAnsi="Times New Roman" w:cs="Times New Roman"/>
        </w:rPr>
        <w:t>University of Baltimore</w:t>
      </w:r>
      <w:r w:rsidRPr="00421CC0" w:rsidR="00FD478C">
        <w:rPr>
          <w:rFonts w:ascii="Times New Roman" w:hAnsi="Times New Roman" w:cs="Times New Roman"/>
        </w:rPr>
        <w:t xml:space="preserve"> </w:t>
      </w:r>
    </w:p>
    <w:p w:rsidRPr="00421CC0" w:rsidR="00FD478C" w:rsidP="00FD478C" w:rsidRDefault="00421CC0" w14:paraId="4313804C" w14:textId="3294B38E">
      <w:pPr>
        <w:pStyle w:val="Subtitle"/>
        <w:rPr>
          <w:rFonts w:ascii="Times New Roman" w:hAnsi="Times New Roman" w:cs="Times New Roman"/>
        </w:rPr>
      </w:pPr>
      <w:r w:rsidRPr="00421CC0">
        <w:rPr>
          <w:rFonts w:ascii="Times New Roman" w:hAnsi="Times New Roman" w:cs="Times New Roman"/>
        </w:rPr>
        <w:t>CYFI 445; Forensic Data Analysis</w:t>
      </w:r>
    </w:p>
    <w:p w:rsidR="576062CF" w:rsidP="00DF3215" w:rsidRDefault="576062CF" w14:paraId="5E2DCE61" w14:textId="77777777">
      <w:pPr>
        <w:rPr>
          <w:rFonts w:ascii="Times New Roman" w:hAnsi="Times New Roman"/>
          <w:rPrChange w:author="Microsoft Word" w:date="2026-10-16T12:16:00Z" w16du:dateUtc="2026-10-16T16:16:00Z" w:id="3">
            <w:rPr/>
          </w:rPrChange>
        </w:rPr>
      </w:pPr>
    </w:p>
    <w:p w:rsidR="717E282B" w:rsidP="00DF3215" w:rsidRDefault="717E282B" w14:paraId="1E535939" w14:textId="77777777">
      <w:pPr>
        <w:rPr>
          <w:rFonts w:ascii="Times New Roman" w:hAnsi="Times New Roman"/>
          <w:rPrChange w:author="Microsoft Word" w:date="2026-10-16T12:16:00Z" w16du:dateUtc="2026-10-16T16:16:00Z" w:id="4">
            <w:rPr/>
          </w:rPrChange>
        </w:rPr>
      </w:pPr>
    </w:p>
    <w:p w:rsidR="717E282B" w:rsidP="00DF3215" w:rsidRDefault="717E282B" w14:paraId="7E92AE74" w14:textId="77777777">
      <w:pPr>
        <w:rPr>
          <w:rFonts w:ascii="Times New Roman" w:hAnsi="Times New Roman" w:eastAsia="Times New Roman" w:cs="Times New Roman"/>
        </w:rPr>
      </w:pPr>
    </w:p>
    <w:p w:rsidR="717E282B" w:rsidP="00DF3215" w:rsidRDefault="717E282B" w14:paraId="5C3B94AC" w14:textId="77777777">
      <w:pPr>
        <w:rPr>
          <w:rFonts w:ascii="Times New Roman" w:hAnsi="Times New Roman" w:eastAsia="Times New Roman" w:cs="Times New Roman"/>
        </w:rPr>
      </w:pPr>
    </w:p>
    <w:p w:rsidR="717E282B" w:rsidP="00DF3215" w:rsidRDefault="717E282B" w14:paraId="74C36020" w14:textId="77777777">
      <w:pPr>
        <w:rPr>
          <w:rFonts w:ascii="Times New Roman" w:hAnsi="Times New Roman" w:eastAsia="Times New Roman" w:cs="Times New Roman"/>
        </w:rPr>
      </w:pPr>
    </w:p>
    <w:p w:rsidR="709762D6" w:rsidP="00DF3215" w:rsidRDefault="709762D6" w14:paraId="064B9D12" w14:textId="77777777">
      <w:pPr>
        <w:rPr>
          <w:rFonts w:ascii="Times New Roman" w:hAnsi="Times New Roman" w:eastAsia="Times New Roman" w:cs="Times New Roman"/>
        </w:rPr>
      </w:pPr>
    </w:p>
    <w:p w:rsidR="709762D6" w:rsidP="00DF3215" w:rsidRDefault="709762D6" w14:paraId="1DD56F51" w14:textId="77777777">
      <w:pPr>
        <w:rPr>
          <w:rFonts w:ascii="Times New Roman" w:hAnsi="Times New Roman" w:eastAsia="Times New Roman" w:cs="Times New Roman"/>
        </w:rPr>
      </w:pPr>
    </w:p>
    <w:p w:rsidR="00FD478C" w:rsidP="00421CC0" w:rsidRDefault="00FD478C" w14:paraId="49452041" w14:textId="7E79265F">
      <w:pPr>
        <w:pStyle w:val="SectionTitle"/>
        <w:jc w:val="left"/>
        <w:rPr>
          <w:rFonts w:ascii="Times New Roman" w:hAnsi="Times New Roman" w:eastAsia="Times New Roman" w:cs="Times New Roman"/>
        </w:rPr>
      </w:pPr>
    </w:p>
    <w:p w:rsidR="576062CF" w:rsidP="576062CF" w:rsidRDefault="576062CF" w14:paraId="7BF3386C" w14:textId="77777777">
      <w:pPr>
        <w:rPr>
          <w:rFonts w:ascii="Times New Roman" w:hAnsi="Times New Roman" w:eastAsia="Times New Roman" w:cs="Times New Roman"/>
        </w:rPr>
      </w:pPr>
      <w:r w:rsidRPr="40F89708">
        <w:rPr>
          <w:rFonts w:ascii="Times New Roman" w:hAnsi="Times New Roman" w:eastAsia="Times New Roman" w:cs="Times New Roman"/>
        </w:rPr>
        <w:br w:type="page"/>
      </w:r>
    </w:p>
    <w:p w:rsidR="00904DBE" w:rsidP="77AC0498" w:rsidRDefault="00421CC0" w14:paraId="3CC88D22" w14:textId="410C50E6">
      <w:pPr>
        <w:pStyle w:val="Heading1"/>
        <w:spacing w:before="281" w:after="281" w:line="300" w:lineRule="auto"/>
        <w:rPr>
          <w:rFonts w:ascii="Times New Roman" w:hAnsi="Times New Roman" w:eastAsia="Times New Roman" w:cs="Times New Roman"/>
          <w:rPrChange w:author="" w16du:dateUtc="2026-10-16T16:16:00Z" w:id="543758207">
            <w:rPr>
              <w:rFonts w:ascii="Times New Roman" w:hAnsi="Times New Roman" w:eastAsia="Times New Roman" w:cs="Times New Roman"/>
            </w:rPr>
          </w:rPrChange>
        </w:rPr>
        <w:pPrChange w:author="Microsoft Word" w:date="2026-10-16T12:16:00Z" w16du:dateUtc="2026-10-16T16:16:00Z" w:id="6">
          <w:pPr>
            <w:pStyle w:val="SectionTitle"/>
          </w:pPr>
        </w:pPrChange>
      </w:pPr>
      <w:r w:rsidRPr="77AC0498" w:rsidR="00421CC0">
        <w:rPr>
          <w:rFonts w:ascii="Times New Roman" w:hAnsi="Times New Roman"/>
          <w:sz w:val="24"/>
          <w:szCs w:val="24"/>
          <w:rPrChange w:author="Microsoft Word" w:date="2026-10-16T12:16:00Z" w16du:dateUtc="2026-10-16T16:16:00Z" w:id="1369540970">
            <w:rPr>
              <w:rFonts w:ascii="Times New Roman" w:hAnsi="Times New Roman" w:eastAsia="Times New Roman" w:cs="Times New Roman"/>
            </w:rPr>
          </w:rPrChange>
        </w:rPr>
        <w:t>Executive Summary</w:t>
      </w:r>
    </w:p>
    <w:p w:rsidR="00167BA6" w:rsidP="3D955BD2" w:rsidRDefault="00167BA6" w14:paraId="40733574" w14:textId="77777777">
      <w:pPr>
        <w:spacing w:line="300" w:lineRule="auto"/>
        <w:rPr>
          <w:del w:author="Microsoft Word" w:date="2026-10-16T12:16:00Z" w16du:dateUtc="2026-10-16T16:16:00Z" w:id="16"/>
          <w:rFonts w:ascii="Times New Roman" w:hAnsi="Times New Roman" w:eastAsia="Times New Roman" w:cs="Times New Roman"/>
        </w:rPr>
      </w:pPr>
    </w:p>
    <w:p w:rsidR="3D955BD2" w:rsidP="3D955BD2" w:rsidRDefault="3D955BD2" w14:paraId="1ED681ED" w14:textId="77777777">
      <w:pPr>
        <w:rPr>
          <w:del w:author="Microsoft Word" w:date="2026-10-16T12:16:00Z" w16du:dateUtc="2026-10-16T16:16:00Z" w:id="17"/>
          <w:rFonts w:ascii="Times New Roman" w:hAnsi="Times New Roman" w:eastAsia="Times New Roman" w:cs="Times New Roman"/>
        </w:rPr>
      </w:pPr>
    </w:p>
    <w:p w:rsidR="3D955BD2" w:rsidP="3D955BD2" w:rsidRDefault="3D955BD2" w14:paraId="26433252" w14:textId="77777777">
      <w:pPr>
        <w:rPr>
          <w:del w:author="Microsoft Word" w:date="2026-10-16T12:16:00Z" w16du:dateUtc="2026-10-16T16:16:00Z" w:id="18"/>
          <w:rFonts w:ascii="Times New Roman" w:hAnsi="Times New Roman" w:eastAsia="Times New Roman" w:cs="Times New Roman"/>
        </w:rPr>
      </w:pPr>
    </w:p>
    <w:p w:rsidR="3D955BD2" w:rsidP="77AC0498" w:rsidRDefault="3D955BD2" w14:paraId="398C5620" w14:textId="7367F935">
      <w:pPr>
        <w:pStyle w:val="Heading2"/>
        <w:spacing w:before="299" w:beforeAutospacing="off" w:after="299" w:afterAutospacing="off"/>
      </w:pPr>
      <w:r w:rsidRPr="77AC0498" w:rsidR="5DADC749">
        <w:rPr>
          <w:rFonts w:ascii="Times New Roman" w:hAnsi="Times New Roman" w:eastAsia="Times New Roman" w:cs="Times New Roman"/>
          <w:b w:val="1"/>
          <w:bCs w:val="1"/>
          <w:noProof w:val="0"/>
          <w:sz w:val="36"/>
          <w:szCs w:val="36"/>
          <w:lang w:val="en-US"/>
        </w:rPr>
        <w:t>Executive Summary</w:t>
      </w:r>
    </w:p>
    <w:p w:rsidR="3D955BD2" w:rsidP="77AC0498" w:rsidRDefault="3D955BD2" w14:paraId="123BE2A3" w14:textId="654BBBDB">
      <w:pPr>
        <w:spacing w:before="240" w:beforeAutospacing="off" w:after="240" w:afterAutospacing="off"/>
      </w:pPr>
      <w:r w:rsidRPr="77AC0498" w:rsidR="5DADC749">
        <w:rPr>
          <w:rFonts w:ascii="Times New Roman" w:hAnsi="Times New Roman" w:eastAsia="Times New Roman" w:cs="Times New Roman"/>
          <w:noProof w:val="0"/>
          <w:sz w:val="22"/>
          <w:szCs w:val="22"/>
          <w:lang w:val="en-US"/>
        </w:rPr>
        <w:t>This project examined the tool-calling capabilities of Hermes Agent, an artificial intelligence agent that uses a language model and external tools to complete tasks. Our team configured Hermes Agent and evaluated its ability to respond to basic questions, retrieve information from forensic datasets, and perform cross-file analysis.</w:t>
      </w:r>
    </w:p>
    <w:p w:rsidR="3D955BD2" w:rsidP="77AC0498" w:rsidRDefault="3D955BD2" w14:paraId="402F22E4" w14:textId="6AB99346">
      <w:pPr>
        <w:spacing w:before="240" w:beforeAutospacing="off" w:after="240" w:afterAutospacing="off"/>
      </w:pPr>
      <w:r w:rsidRPr="77AC0498" w:rsidR="5DADC749">
        <w:rPr>
          <w:rFonts w:ascii="Times New Roman" w:hAnsi="Times New Roman" w:eastAsia="Times New Roman" w:cs="Times New Roman"/>
          <w:noProof w:val="0"/>
          <w:sz w:val="22"/>
          <w:szCs w:val="22"/>
          <w:lang w:val="en-US"/>
        </w:rPr>
        <w:t xml:space="preserve">Testing included a basic arithmetic question that required no external tools, a file retrieval task using </w:t>
      </w:r>
      <w:r w:rsidRPr="77AC0498" w:rsidR="5DADC749">
        <w:rPr>
          <w:rFonts w:ascii="Consolas" w:hAnsi="Consolas" w:eastAsia="Consolas" w:cs="Consolas"/>
          <w:noProof w:val="0"/>
          <w:sz w:val="22"/>
          <w:szCs w:val="22"/>
          <w:lang w:val="en-US"/>
        </w:rPr>
        <w:t>devices.csv</w:t>
      </w:r>
      <w:r w:rsidRPr="77AC0498" w:rsidR="5DADC749">
        <w:rPr>
          <w:rFonts w:ascii="Times New Roman" w:hAnsi="Times New Roman" w:eastAsia="Times New Roman" w:cs="Times New Roman"/>
          <w:noProof w:val="0"/>
          <w:sz w:val="22"/>
          <w:szCs w:val="22"/>
          <w:lang w:val="en-US"/>
        </w:rPr>
        <w:t xml:space="preserve">, and a cross-file task involving </w:t>
      </w:r>
      <w:r w:rsidRPr="77AC0498" w:rsidR="5DADC749">
        <w:rPr>
          <w:rFonts w:ascii="Consolas" w:hAnsi="Consolas" w:eastAsia="Consolas" w:cs="Consolas"/>
          <w:noProof w:val="0"/>
          <w:sz w:val="22"/>
          <w:szCs w:val="22"/>
          <w:lang w:val="en-US"/>
        </w:rPr>
        <w:t>devices.csv</w:t>
      </w:r>
      <w:r w:rsidRPr="77AC0498" w:rsidR="5DADC749">
        <w:rPr>
          <w:rFonts w:ascii="Times New Roman" w:hAnsi="Times New Roman" w:eastAsia="Times New Roman" w:cs="Times New Roman"/>
          <w:noProof w:val="0"/>
          <w:sz w:val="22"/>
          <w:szCs w:val="22"/>
          <w:lang w:val="en-US"/>
        </w:rPr>
        <w:t xml:space="preserve"> and </w:t>
      </w:r>
      <w:r w:rsidRPr="77AC0498" w:rsidR="5DADC749">
        <w:rPr>
          <w:rFonts w:ascii="Consolas" w:hAnsi="Consolas" w:eastAsia="Consolas" w:cs="Consolas"/>
          <w:noProof w:val="0"/>
          <w:sz w:val="22"/>
          <w:szCs w:val="22"/>
          <w:lang w:val="en-US"/>
        </w:rPr>
        <w:t>auth_events.csv</w:t>
      </w:r>
      <w:r w:rsidRPr="77AC0498" w:rsidR="5DADC749">
        <w:rPr>
          <w:rFonts w:ascii="Times New Roman" w:hAnsi="Times New Roman" w:eastAsia="Times New Roman" w:cs="Times New Roman"/>
          <w:noProof w:val="0"/>
          <w:sz w:val="22"/>
          <w:szCs w:val="22"/>
          <w:lang w:val="en-US"/>
        </w:rPr>
        <w:t>. Hermes successfully identified device ownership and authentication event information, although the cross-file task initially required troubleshooting and prompt refinement.</w:t>
      </w:r>
    </w:p>
    <w:p w:rsidR="3D955BD2" w:rsidP="77AC0498" w:rsidRDefault="3D955BD2" w14:paraId="362AE555" w14:textId="31A8EADF">
      <w:pPr>
        <w:spacing w:before="240" w:beforeAutospacing="off" w:after="240" w:afterAutospacing="off"/>
      </w:pPr>
      <w:r w:rsidRPr="77AC0498" w:rsidR="5DADC749">
        <w:rPr>
          <w:rFonts w:ascii="Times New Roman" w:hAnsi="Times New Roman" w:eastAsia="Times New Roman" w:cs="Times New Roman"/>
          <w:noProof w:val="0"/>
          <w:sz w:val="22"/>
          <w:szCs w:val="22"/>
          <w:lang w:val="en-US"/>
        </w:rPr>
        <w:t xml:space="preserve">The team also examined Hermes Agent's architecture, tool-calling workflow, and use of external tools such as </w:t>
      </w:r>
      <w:r w:rsidRPr="77AC0498" w:rsidR="5DADC749">
        <w:rPr>
          <w:rFonts w:ascii="Consolas" w:hAnsi="Consolas" w:eastAsia="Consolas" w:cs="Consolas"/>
          <w:noProof w:val="0"/>
          <w:sz w:val="22"/>
          <w:szCs w:val="22"/>
          <w:lang w:val="en-US"/>
        </w:rPr>
        <w:t>read_file</w:t>
      </w:r>
      <w:r w:rsidRPr="77AC0498" w:rsidR="5DADC749">
        <w:rPr>
          <w:rFonts w:ascii="Times New Roman" w:hAnsi="Times New Roman" w:eastAsia="Times New Roman" w:cs="Times New Roman"/>
          <w:noProof w:val="0"/>
          <w:sz w:val="22"/>
          <w:szCs w:val="22"/>
          <w:lang w:val="en-US"/>
        </w:rPr>
        <w:t xml:space="preserve"> and </w:t>
      </w:r>
      <w:r w:rsidRPr="77AC0498" w:rsidR="5DADC749">
        <w:rPr>
          <w:rFonts w:ascii="Consolas" w:hAnsi="Consolas" w:eastAsia="Consolas" w:cs="Consolas"/>
          <w:noProof w:val="0"/>
          <w:sz w:val="22"/>
          <w:szCs w:val="22"/>
          <w:lang w:val="en-US"/>
        </w:rPr>
        <w:t>web_search</w:t>
      </w:r>
      <w:r w:rsidRPr="77AC0498" w:rsidR="5DADC749">
        <w:rPr>
          <w:rFonts w:ascii="Times New Roman" w:hAnsi="Times New Roman" w:eastAsia="Times New Roman" w:cs="Times New Roman"/>
          <w:noProof w:val="0"/>
          <w:sz w:val="22"/>
          <w:szCs w:val="22"/>
          <w:lang w:val="en-US"/>
        </w:rPr>
        <w:t>. Our findings demonstrated that AI agents can assist with forensic data analysis, but their effectiveness depends on proper configuration, clear instructions, and human verification of results.</w:t>
      </w:r>
    </w:p>
    <w:p w:rsidR="3D955BD2" w:rsidP="3D955BD2" w:rsidRDefault="3D955BD2" w14:paraId="7AEE49BB" w14:textId="0E1AD628">
      <w:pPr>
        <w:rPr>
          <w:rFonts w:ascii="Times New Roman" w:hAnsi="Times New Roman" w:eastAsia="Times New Roman" w:cs="Times New Roman"/>
        </w:rPr>
      </w:pPr>
    </w:p>
    <w:p w:rsidR="77AC0498" w:rsidP="77AC0498" w:rsidRDefault="77AC0498" w14:paraId="698859F4" w14:textId="4933F267">
      <w:pPr>
        <w:rPr>
          <w:rFonts w:ascii="Times New Roman" w:hAnsi="Times New Roman" w:eastAsia="Times New Roman" w:cs="Times New Roman"/>
        </w:rPr>
      </w:pPr>
    </w:p>
    <w:p w:rsidR="77AC0498" w:rsidP="77AC0498" w:rsidRDefault="77AC0498" w14:paraId="6EFDA486" w14:textId="484BFFC6">
      <w:pPr>
        <w:rPr>
          <w:rFonts w:ascii="Times New Roman" w:hAnsi="Times New Roman" w:eastAsia="Times New Roman" w:cs="Times New Roman"/>
        </w:rPr>
      </w:pPr>
    </w:p>
    <w:p w:rsidR="77AC0498" w:rsidP="77AC0498" w:rsidRDefault="77AC0498" w14:paraId="515AAACC" w14:textId="1DBD5E54">
      <w:pPr>
        <w:rPr>
          <w:rFonts w:ascii="Times New Roman" w:hAnsi="Times New Roman" w:eastAsia="Times New Roman" w:cs="Times New Roman"/>
        </w:rPr>
      </w:pPr>
    </w:p>
    <w:p w:rsidR="77AC0498" w:rsidP="77AC0498" w:rsidRDefault="77AC0498" w14:paraId="05373600" w14:textId="1B4B8070">
      <w:pPr>
        <w:rPr>
          <w:rFonts w:ascii="Times New Roman" w:hAnsi="Times New Roman" w:eastAsia="Times New Roman" w:cs="Times New Roman"/>
        </w:rPr>
      </w:pPr>
    </w:p>
    <w:p w:rsidR="77AC0498" w:rsidP="77AC0498" w:rsidRDefault="77AC0498" w14:paraId="31E4FEC8" w14:textId="2444333D">
      <w:pPr>
        <w:rPr>
          <w:rFonts w:ascii="Times New Roman" w:hAnsi="Times New Roman" w:eastAsia="Times New Roman" w:cs="Times New Roman"/>
        </w:rPr>
      </w:pPr>
    </w:p>
    <w:p w:rsidR="00F80EEA" w:rsidP="004819A0" w:rsidRDefault="004819A0" w14:paraId="274E4129" w14:textId="75F49EF3">
      <w:pPr>
        <w:ind w:firstLine="0"/>
        <w:rPr>
          <w:ins w:author="Microsoft Word" w:date="2026-10-16T12:16:00Z" w16du:dateUtc="2026-10-16T16:16:00Z" w:id="20"/>
          <w:rFonts w:ascii="Times New Roman" w:hAnsi="Times New Roman" w:eastAsia="Times New Roman" w:cs="Times New Roman"/>
          <w:sz w:val="24"/>
          <w:szCs w:val="24"/>
        </w:rPr>
      </w:pPr>
      <w:ins w:author="Microsoft Word" w:date="2026-10-16T12:16:00Z" w16du:dateUtc="2026-10-16T16:16:00Z" w:id="21">
        <w:r w:rsidRPr="40F89708">
          <w:rPr>
            <w:rFonts w:ascii="Times New Roman" w:hAnsi="Times New Roman" w:eastAsia="Times New Roman" w:cs="Times New Roman"/>
            <w:sz w:val="24"/>
            <w:szCs w:val="24"/>
          </w:rPr>
          <w:t>Sample tool call for Hermes: Weather via web_search.</w:t>
        </w:r>
      </w:ins>
    </w:p>
    <w:p w:rsidRPr="00F80EEA" w:rsidR="00F80EEA" w:rsidP="40F89708" w:rsidRDefault="004819A0" w14:paraId="608282E3" w14:textId="0AA2D312">
      <w:pPr>
        <w:ind w:firstLine="0"/>
        <w:rPr>
          <w:ins w:author="Microsoft Word" w:date="2026-10-16T12:16:00Z" w16du:dateUtc="2026-10-16T16:16:00Z" w:id="22"/>
          <w:rFonts w:ascii="Times New Roman" w:hAnsi="Times New Roman" w:eastAsia="Times New Roman" w:cs="Times New Roman"/>
          <w:sz w:val="24"/>
          <w:szCs w:val="24"/>
        </w:rPr>
      </w:pPr>
      <w:ins w:author="Microsoft Word" w:date="2026-10-16T12:16:00Z" w16du:dateUtc="2026-10-16T16:16:00Z" w:id="23">
        <w:r>
          <w:rPr>
            <w:noProof/>
          </w:rPr>
          <w:drawing>
            <wp:inline distT="0" distB="0" distL="0" distR="0" wp14:anchorId="017EAC5C" wp14:editId="126BD1A2">
              <wp:extent cx="6042657" cy="3641904"/>
              <wp:effectExtent l="0" t="0" r="0" b="0"/>
              <wp:docPr id="96915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57098" name=""/>
                      <pic:cNvPicPr/>
                    </pic:nvPicPr>
                    <pic:blipFill>
                      <a:blip r:embed="rId10"/>
                      <a:stretch>
                        <a:fillRect/>
                      </a:stretch>
                    </pic:blipFill>
                    <pic:spPr>
                      <a:xfrm>
                        <a:off x="0" y="0"/>
                        <a:ext cx="6042657" cy="3641904"/>
                      </a:xfrm>
                      <a:prstGeom prst="rect">
                        <a:avLst/>
                      </a:prstGeom>
                    </pic:spPr>
                  </pic:pic>
                </a:graphicData>
              </a:graphic>
            </wp:inline>
          </w:drawing>
        </w:r>
      </w:ins>
    </w:p>
    <w:p w:rsidRPr="002C07B3" w:rsidR="576062CF" w:rsidP="00500997" w:rsidRDefault="003623E6" w14:paraId="14BEE360" w14:textId="296DBB89">
      <w:pPr>
        <w:rPr>
          <w:ins w:author="Microsoft Word" w:date="2026-10-16T12:16:00Z" w16du:dateUtc="2026-10-16T16:16:00Z" w:id="24"/>
          <w:rFonts w:ascii="Times New Roman" w:hAnsi="Times New Roman" w:eastAsia="Times New Roman" w:cs="Times New Roman"/>
        </w:rPr>
      </w:pPr>
      <w:sdt>
        <w:sdtPr>
          <w:rPr>
            <w:rStyle w:val="Emphasis"/>
            <w:rFonts w:ascii="Times New Roman" w:hAnsi="Times New Roman" w:eastAsia="Times New Roman" w:cs="Times New Roman"/>
          </w:rPr>
          <w:id w:val="1557668240"/>
          <w:placeholder>
            <w:docPart w:val="605309C0D69A418DAB91916A556C8565"/>
          </w:placeholder>
          <w:temporary/>
          <w:showingPlcHdr/>
          <w15:appearance w15:val="hidden"/>
        </w:sdtPr>
        <w:sdtContent>
          <w:ins w:author="Microsoft Word" w:date="2026-10-16T12:16:00Z" w16du:dateUtc="2026-10-16T16:16:00Z" w:id="25">
            <w:r w:rsidRPr="40F89708" w:rsidR="00500997">
              <w:rPr>
                <w:rStyle w:val="Emphasis"/>
                <w:rFonts w:ascii="Times New Roman" w:hAnsi="Times New Roman" w:eastAsia="Times New Roman" w:cs="Times New Roman"/>
              </w:rPr>
              <w:t>Keywords</w:t>
            </w:r>
            <w:r w:rsidRPr="40F89708" w:rsidR="00500997">
              <w:rPr>
                <w:rFonts w:ascii="Times New Roman" w:hAnsi="Times New Roman" w:eastAsia="Times New Roman" w:cs="Times New Roman"/>
              </w:rPr>
              <w:t>:</w:t>
            </w:r>
          </w:ins>
        </w:sdtContent>
      </w:sdt>
      <w:ins w:author="Microsoft Word" w:date="2026-10-16T12:16:00Z" w16du:dateUtc="2026-10-16T16:16:00Z" w:id="26">
        <w:r w:rsidRPr="40F89708" w:rsidR="00500997">
          <w:rPr>
            <w:rStyle w:val="Emphasis"/>
            <w:rFonts w:ascii="Times New Roman" w:hAnsi="Times New Roman" w:eastAsia="Times New Roman" w:cs="Times New Roman"/>
          </w:rPr>
          <w:t xml:space="preserve"> </w:t>
        </w:r>
        <w:r w:rsidRPr="40F89708" w:rsidR="001A6FB5">
          <w:rPr>
            <w:rFonts w:ascii="Times New Roman" w:hAnsi="Times New Roman" w:eastAsia="Times New Roman" w:cs="Times New Roman"/>
          </w:rPr>
          <w:t>Tool call process</w:t>
        </w:r>
      </w:ins>
    </w:p>
    <w:p w:rsidR="40F89708" w:rsidP="40F89708" w:rsidRDefault="40F89708" w14:paraId="15E8AE20" w14:textId="642A97FE">
      <w:pPr>
        <w:rPr>
          <w:rFonts w:ascii="Times New Roman" w:hAnsi="Times New Roman" w:eastAsia="Times New Roman" w:cs="Times New Roman"/>
        </w:rPr>
      </w:pPr>
    </w:p>
    <w:p w:rsidR="40F89708" w:rsidP="40F89708" w:rsidRDefault="40F89708" w14:paraId="33BC6EB1" w14:textId="127AB0CB">
      <w:pPr>
        <w:rPr>
          <w:rFonts w:ascii="Times New Roman" w:hAnsi="Times New Roman"/>
          <w:rPrChange w:author="Microsoft Word" w:date="2026-10-16T12:16:00Z" w16du:dateUtc="2026-10-16T16:16:00Z" w:id="27">
            <w:rPr>
              <w:rFonts w:ascii="Times New Roman" w:hAnsi="Times New Roman" w:eastAsia="Times New Roman" w:cs="Times New Roman"/>
              <w:sz w:val="24"/>
              <w:szCs w:val="24"/>
            </w:rPr>
          </w:rPrChange>
        </w:rPr>
      </w:pPr>
    </w:p>
    <w:p w:rsidR="00167BA6" w:rsidRDefault="00167BA6" w14:paraId="3DC3A0A9" w14:textId="77777777">
      <w:pPr>
        <w:rPr>
          <w:rFonts w:ascii="Times New Roman" w:hAnsi="Times New Roman"/>
          <w:rPrChange w:author="Microsoft Word" w:date="2026-10-16T12:16:00Z" w16du:dateUtc="2026-10-16T16:16:00Z" w:id="28">
            <w:rPr>
              <w:rFonts w:ascii="Times New Roman" w:hAnsi="Times New Roman" w:eastAsia="Times New Roman" w:cs="Times New Roman"/>
              <w:b/>
              <w:bCs/>
              <w:sz w:val="28"/>
              <w:szCs w:val="28"/>
            </w:rPr>
          </w:rPrChange>
        </w:rPr>
        <w:pPrChange w:author="Microsoft Word" w:date="2026-10-16T12:16:00Z" w16du:dateUtc="2026-10-16T16:16:00Z" w:id="29">
          <w:pPr>
            <w:spacing w:line="300" w:lineRule="auto"/>
            <w:ind w:firstLine="0"/>
          </w:pPr>
        </w:pPrChange>
      </w:pPr>
    </w:p>
    <w:p w:rsidR="00167BA6" w:rsidRDefault="00167BA6" w14:paraId="6BC5A636" w14:textId="77777777">
      <w:pPr>
        <w:rPr>
          <w:rFonts w:ascii="Times New Roman" w:hAnsi="Times New Roman"/>
          <w:rPrChange w:author="Microsoft Word" w:date="2026-10-16T12:16:00Z" w16du:dateUtc="2026-10-16T16:16:00Z" w:id="30">
            <w:rPr>
              <w:rFonts w:ascii="Times New Roman" w:hAnsi="Times New Roman" w:eastAsia="Times New Roman" w:cs="Times New Roman"/>
              <w:b/>
              <w:bCs/>
              <w:sz w:val="28"/>
              <w:szCs w:val="28"/>
            </w:rPr>
          </w:rPrChange>
        </w:rPr>
        <w:pPrChange w:author="Microsoft Word" w:date="2026-10-16T12:16:00Z" w16du:dateUtc="2026-10-16T16:16:00Z" w:id="31">
          <w:pPr>
            <w:spacing w:line="300" w:lineRule="auto"/>
            <w:ind w:firstLine="0"/>
          </w:pPr>
        </w:pPrChange>
      </w:pPr>
    </w:p>
    <w:p w:rsidR="00167BA6" w:rsidRDefault="00167BA6" w14:paraId="753C8F35" w14:textId="77777777">
      <w:pPr>
        <w:rPr>
          <w:rFonts w:ascii="Times New Roman" w:hAnsi="Times New Roman"/>
          <w:rPrChange w:author="Microsoft Word" w:date="2026-10-16T12:16:00Z" w16du:dateUtc="2026-10-16T16:16:00Z" w:id="32">
            <w:rPr>
              <w:rFonts w:ascii="Times New Roman" w:hAnsi="Times New Roman" w:eastAsia="Times New Roman" w:cs="Times New Roman"/>
              <w:b/>
              <w:bCs/>
              <w:sz w:val="28"/>
              <w:szCs w:val="28"/>
            </w:rPr>
          </w:rPrChange>
        </w:rPr>
        <w:pPrChange w:author="Microsoft Word" w:date="2026-10-16T12:16:00Z" w16du:dateUtc="2026-10-16T16:16:00Z" w:id="33">
          <w:pPr>
            <w:spacing w:line="300" w:lineRule="auto"/>
            <w:ind w:firstLine="0"/>
          </w:pPr>
        </w:pPrChange>
      </w:pPr>
    </w:p>
    <w:p w:rsidR="00167BA6" w:rsidRDefault="00167BA6" w14:paraId="0034D31D" w14:textId="77777777">
      <w:pPr>
        <w:rPr>
          <w:rFonts w:ascii="Times New Roman" w:hAnsi="Times New Roman"/>
          <w:rPrChange w:author="Microsoft Word" w:date="2026-10-16T12:16:00Z" w16du:dateUtc="2026-10-16T16:16:00Z" w:id="34">
            <w:rPr>
              <w:rFonts w:ascii="Times New Roman" w:hAnsi="Times New Roman" w:eastAsia="Times New Roman" w:cs="Times New Roman"/>
              <w:b/>
              <w:bCs/>
              <w:sz w:val="28"/>
              <w:szCs w:val="28"/>
            </w:rPr>
          </w:rPrChange>
        </w:rPr>
        <w:pPrChange w:author="Microsoft Word" w:date="2026-10-16T12:16:00Z" w16du:dateUtc="2026-10-16T16:16:00Z" w:id="35">
          <w:pPr>
            <w:spacing w:line="300" w:lineRule="auto"/>
            <w:ind w:firstLine="0"/>
          </w:pPr>
        </w:pPrChange>
      </w:pPr>
    </w:p>
    <w:p w:rsidR="00167BA6" w:rsidRDefault="00167BA6" w14:paraId="1027562B" w14:textId="77777777">
      <w:pPr>
        <w:rPr>
          <w:rFonts w:ascii="Times New Roman" w:hAnsi="Times New Roman"/>
          <w:rPrChange w:author="Microsoft Word" w:date="2026-10-16T12:16:00Z" w16du:dateUtc="2026-10-16T16:16:00Z" w:id="36">
            <w:rPr>
              <w:rFonts w:ascii="Times New Roman" w:hAnsi="Times New Roman" w:eastAsia="Times New Roman" w:cs="Times New Roman"/>
              <w:b/>
              <w:bCs/>
              <w:sz w:val="28"/>
              <w:szCs w:val="28"/>
            </w:rPr>
          </w:rPrChange>
        </w:rPr>
        <w:pPrChange w:author="Microsoft Word" w:date="2026-10-16T12:16:00Z" w16du:dateUtc="2026-10-16T16:16:00Z" w:id="37">
          <w:pPr>
            <w:spacing w:line="300" w:lineRule="auto"/>
            <w:ind w:firstLine="0"/>
          </w:pPr>
        </w:pPrChange>
      </w:pPr>
    </w:p>
    <w:p w:rsidR="00167BA6" w:rsidRDefault="00167BA6" w14:paraId="2E52C1B6" w14:textId="77777777">
      <w:pPr>
        <w:rPr>
          <w:rFonts w:ascii="Times New Roman" w:hAnsi="Times New Roman"/>
          <w:rPrChange w:author="Microsoft Word" w:date="2026-10-16T12:16:00Z" w16du:dateUtc="2026-10-16T16:16:00Z" w:id="38">
            <w:rPr>
              <w:rFonts w:ascii="Times New Roman" w:hAnsi="Times New Roman" w:eastAsia="Times New Roman" w:cs="Times New Roman"/>
              <w:b/>
              <w:bCs/>
              <w:sz w:val="28"/>
              <w:szCs w:val="28"/>
            </w:rPr>
          </w:rPrChange>
        </w:rPr>
        <w:pPrChange w:author="Microsoft Word" w:date="2026-10-16T12:16:00Z" w16du:dateUtc="2026-10-16T16:16:00Z" w:id="39">
          <w:pPr>
            <w:spacing w:line="300" w:lineRule="auto"/>
            <w:ind w:firstLine="0"/>
          </w:pPr>
        </w:pPrChange>
      </w:pPr>
    </w:p>
    <w:p w:rsidR="00167BA6" w:rsidRDefault="00167BA6" w14:paraId="6206897F" w14:textId="77777777">
      <w:pPr>
        <w:rPr>
          <w:rFonts w:ascii="Times New Roman" w:hAnsi="Times New Roman"/>
          <w:rPrChange w:author="Microsoft Word" w:date="2026-10-16T12:16:00Z" w16du:dateUtc="2026-10-16T16:16:00Z" w:id="40">
            <w:rPr>
              <w:rFonts w:ascii="Times New Roman" w:hAnsi="Times New Roman" w:eastAsia="Times New Roman" w:cs="Times New Roman"/>
              <w:b/>
              <w:bCs/>
              <w:sz w:val="28"/>
              <w:szCs w:val="28"/>
            </w:rPr>
          </w:rPrChange>
        </w:rPr>
        <w:pPrChange w:author="Microsoft Word" w:date="2026-10-16T12:16:00Z" w16du:dateUtc="2026-10-16T16:16:00Z" w:id="41">
          <w:pPr>
            <w:spacing w:line="300" w:lineRule="auto"/>
            <w:ind w:firstLine="0"/>
          </w:pPr>
        </w:pPrChange>
      </w:pPr>
    </w:p>
    <w:p w:rsidR="00167BA6" w:rsidRDefault="00167BA6" w14:paraId="341463BE" w14:textId="77777777">
      <w:pPr>
        <w:rPr>
          <w:rFonts w:ascii="Times New Roman" w:hAnsi="Times New Roman"/>
          <w:rPrChange w:author="Microsoft Word" w:date="2026-10-16T12:16:00Z" w16du:dateUtc="2026-10-16T16:16:00Z" w:id="42">
            <w:rPr>
              <w:rFonts w:ascii="Times New Roman" w:hAnsi="Times New Roman" w:eastAsia="Times New Roman" w:cs="Times New Roman"/>
              <w:b/>
              <w:bCs/>
              <w:sz w:val="28"/>
              <w:szCs w:val="28"/>
            </w:rPr>
          </w:rPrChange>
        </w:rPr>
        <w:pPrChange w:author="Microsoft Word" w:date="2026-10-16T12:16:00Z" w16du:dateUtc="2026-10-16T16:16:00Z" w:id="43">
          <w:pPr>
            <w:spacing w:line="300" w:lineRule="auto"/>
            <w:ind w:firstLine="0"/>
          </w:pPr>
        </w:pPrChange>
      </w:pPr>
    </w:p>
    <w:p w:rsidR="00167BA6" w:rsidRDefault="00167BA6" w14:paraId="66143BE2" w14:textId="77777777">
      <w:pPr>
        <w:rPr>
          <w:rFonts w:ascii="Times New Roman" w:hAnsi="Times New Roman"/>
          <w:rPrChange w:author="Microsoft Word" w:date="2026-10-16T12:16:00Z" w16du:dateUtc="2026-10-16T16:16:00Z" w:id="44">
            <w:rPr>
              <w:rFonts w:ascii="Times New Roman" w:hAnsi="Times New Roman" w:eastAsia="Times New Roman" w:cs="Times New Roman"/>
              <w:b/>
              <w:bCs/>
              <w:sz w:val="28"/>
              <w:szCs w:val="28"/>
            </w:rPr>
          </w:rPrChange>
        </w:rPr>
        <w:pPrChange w:author="Microsoft Word" w:date="2026-10-16T12:16:00Z" w16du:dateUtc="2026-10-16T16:16:00Z" w:id="45">
          <w:pPr>
            <w:spacing w:line="300" w:lineRule="auto"/>
            <w:ind w:firstLine="0"/>
          </w:pPr>
        </w:pPrChange>
      </w:pPr>
    </w:p>
    <w:p w:rsidR="00167BA6" w:rsidP="40F89708" w:rsidRDefault="00167BA6" w14:paraId="069F07E3" w14:textId="77777777">
      <w:pPr>
        <w:spacing w:line="300" w:lineRule="auto"/>
        <w:ind w:firstLine="0"/>
        <w:rPr>
          <w:rFonts w:ascii="Times New Roman" w:hAnsi="Times New Roman" w:eastAsia="Times New Roman" w:cs="Times New Roman"/>
          <w:b/>
          <w:bCs/>
          <w:sz w:val="28"/>
          <w:szCs w:val="28"/>
        </w:rPr>
      </w:pPr>
    </w:p>
    <w:p w:rsidR="00167BA6" w:rsidP="40F89708" w:rsidRDefault="00167BA6" w14:paraId="3FDEF7C4" w14:textId="77777777">
      <w:pPr>
        <w:spacing w:line="300" w:lineRule="auto"/>
        <w:ind w:firstLine="0"/>
        <w:rPr>
          <w:rFonts w:ascii="Times New Roman" w:hAnsi="Times New Roman" w:eastAsia="Times New Roman" w:cs="Times New Roman"/>
          <w:b/>
          <w:bCs/>
          <w:sz w:val="28"/>
          <w:szCs w:val="28"/>
        </w:rPr>
      </w:pPr>
    </w:p>
    <w:p w:rsidR="00167BA6" w:rsidP="00167BA6" w:rsidRDefault="00167BA6" w14:paraId="5BCCBEC8" w14:textId="77777777">
      <w:pPr>
        <w:pStyle w:val="SectionTitle"/>
        <w:rPr>
          <w:rFonts w:ascii="Times New Roman" w:hAnsi="Times New Roman" w:cs="Times New Roman"/>
          <w:sz w:val="24"/>
          <w:szCs w:val="24"/>
        </w:rPr>
      </w:pPr>
      <w:r>
        <w:rPr>
          <w:rFonts w:ascii="Times New Roman" w:hAnsi="Times New Roman" w:cs="Times New Roman"/>
          <w:sz w:val="24"/>
          <w:szCs w:val="24"/>
        </w:rPr>
        <w:t>Introduction &amp; Objectives</w:t>
      </w:r>
    </w:p>
    <w:p w:rsidRPr="006F17A2" w:rsidR="00167BA6" w:rsidP="00167BA6" w:rsidRDefault="00167BA6" w14:paraId="58BFD366" w14:textId="486222B9">
      <w:pPr>
        <w:pStyle w:val="SectionTitle"/>
        <w:jc w:val="left"/>
        <w:rPr>
          <w:rFonts w:ascii="Times New Roman" w:hAnsi="Times New Roman" w:cs="Times New Roman"/>
          <w:sz w:val="24"/>
          <w:szCs w:val="24"/>
        </w:rPr>
      </w:pPr>
      <w:r w:rsidRPr="006F17A2">
        <w:rPr>
          <w:rFonts w:ascii="Times New Roman" w:hAnsi="Times New Roman" w:cs="Times New Roman"/>
          <w:sz w:val="24"/>
          <w:szCs w:val="24"/>
        </w:rPr>
        <w:t>Purpose:</w:t>
      </w:r>
    </w:p>
    <w:p w:rsidRPr="006F17A2" w:rsidR="00167BA6" w:rsidP="7F6BC7DF" w:rsidRDefault="4EDC5672" w14:paraId="1D6C3327" w14:textId="030D2B89">
      <w:pPr>
        <w:spacing w:before="240" w:after="240"/>
        <w:rPr>
          <w:rFonts w:ascii="Times New Roman" w:hAnsi="Times New Roman" w:cs="Times New Roman"/>
          <w:sz w:val="24"/>
          <w:szCs w:val="24"/>
        </w:rPr>
      </w:pPr>
      <w:r w:rsidRPr="006F17A2">
        <w:rPr>
          <w:rFonts w:ascii="Times New Roman" w:hAnsi="Times New Roman" w:cs="Times New Roman"/>
          <w:sz w:val="24"/>
          <w:szCs w:val="24"/>
        </w:rPr>
        <w:t>The purpose of this project is to explore how Hermes Agent uses artificial intelligence and external tools to complete tasks. Our team will test its ability to process questions, retrieve information from forensic datasets, and document the tool-calling process. Through these tests, we aim to better understand how AI agents operate and identify any limitations encountered during testing.</w:t>
      </w:r>
    </w:p>
    <w:p w:rsidR="00167BA6" w:rsidP="7F6BC7DF" w:rsidRDefault="00167BA6" w14:paraId="5E582B06" w14:textId="58453FCB">
      <w:pPr>
        <w:rPr>
          <w:rFonts w:ascii="Times New Roman" w:hAnsi="Times New Roman"/>
          <w:rPrChange w:author="Microsoft Word" w:date="2026-10-16T12:16:00Z" w16du:dateUtc="2026-10-16T16:16:00Z" w:id="46">
            <w:rPr/>
          </w:rPrChange>
        </w:rPr>
      </w:pPr>
    </w:p>
    <w:p w:rsidR="00167BA6" w:rsidP="00167BA6" w:rsidRDefault="00167BA6" w14:paraId="7777604A" w14:textId="77777777">
      <w:pPr>
        <w:pStyle w:val="SectionTitle"/>
        <w:jc w:val="left"/>
        <w:rPr>
          <w:rFonts w:ascii="Times New Roman" w:hAnsi="Times New Roman" w:cs="Times New Roman"/>
          <w:sz w:val="24"/>
          <w:szCs w:val="24"/>
        </w:rPr>
      </w:pPr>
      <w:r w:rsidRPr="00FF5352">
        <w:rPr>
          <w:rFonts w:ascii="Times New Roman" w:hAnsi="Times New Roman" w:cs="Times New Roman"/>
          <w:sz w:val="24"/>
          <w:szCs w:val="24"/>
        </w:rPr>
        <w:t xml:space="preserve">Scope: </w:t>
      </w:r>
    </w:p>
    <w:p w:rsidR="00167BA6" w:rsidP="77AC0498" w:rsidRDefault="00167BA6" w14:paraId="39B5F24A" w14:textId="19B9690D">
      <w:pPr>
        <w:spacing w:before="240" w:after="240"/>
        <w:rPr>
          <w:rFonts w:ascii="Times New Roman" w:hAnsi="Times New Roman"/>
          <w:color w:val="auto"/>
          <w:sz w:val="24"/>
          <w:szCs w:val="24"/>
          <w:rPrChange w:author="Microsoft Word" w:date="2026-10-16T12:16:00Z" w16du:dateUtc="2026-10-16T16:16:00Z" w:id="510465510">
            <w:rPr/>
          </w:rPrChange>
        </w:rPr>
      </w:pPr>
      <w:r w:rsidRPr="77AC0498" w:rsidR="78529301">
        <w:rPr>
          <w:rFonts w:ascii="Times New Roman" w:hAnsi="Times New Roman" w:eastAsia="Times New Roman" w:cs="Times New Roman"/>
          <w:color w:val="auto"/>
          <w:sz w:val="24"/>
          <w:szCs w:val="24"/>
        </w:rPr>
        <w:t xml:space="preserve">The scope of this project includes testing Hermes Agent using the forensic datasets provided. Our team will evaluate how the agent responds to basic questions, retrieves information from files, and </w:t>
      </w:r>
      <w:r w:rsidRPr="77AC0498" w:rsidR="78529301">
        <w:rPr>
          <w:rFonts w:ascii="Times New Roman" w:hAnsi="Times New Roman" w:eastAsia="Times New Roman" w:cs="Times New Roman"/>
          <w:color w:val="auto"/>
          <w:sz w:val="24"/>
          <w:szCs w:val="24"/>
        </w:rPr>
        <w:t>completes</w:t>
      </w:r>
      <w:r w:rsidRPr="77AC0498" w:rsidR="78529301">
        <w:rPr>
          <w:rFonts w:ascii="Times New Roman" w:hAnsi="Times New Roman" w:eastAsia="Times New Roman" w:cs="Times New Roman"/>
          <w:color w:val="auto"/>
          <w:sz w:val="24"/>
          <w:szCs w:val="24"/>
        </w:rPr>
        <w:t xml:space="preserve"> tasks requiring information from multiple files. We will document the prompts, tool calls, responses, and any challenges </w:t>
      </w:r>
      <w:r w:rsidRPr="77AC0498" w:rsidR="78529301">
        <w:rPr>
          <w:rFonts w:ascii="Times New Roman" w:hAnsi="Times New Roman" w:eastAsia="Times New Roman" w:cs="Times New Roman"/>
          <w:color w:val="auto"/>
          <w:sz w:val="24"/>
          <w:szCs w:val="24"/>
        </w:rPr>
        <w:t>encountered</w:t>
      </w:r>
      <w:r w:rsidRPr="77AC0498" w:rsidR="78529301">
        <w:rPr>
          <w:rFonts w:ascii="Times New Roman" w:hAnsi="Times New Roman" w:eastAsia="Times New Roman" w:cs="Times New Roman"/>
          <w:color w:val="auto"/>
          <w:sz w:val="24"/>
          <w:szCs w:val="24"/>
        </w:rPr>
        <w:t xml:space="preserve"> during </w:t>
      </w:r>
      <w:bookmarkStart w:name="_Int_mBfd9qha" w:id="576737479"/>
      <w:r w:rsidRPr="77AC0498" w:rsidR="78529301">
        <w:rPr>
          <w:rFonts w:ascii="Times New Roman" w:hAnsi="Times New Roman" w:eastAsia="Times New Roman" w:cs="Times New Roman"/>
          <w:color w:val="auto"/>
          <w:sz w:val="24"/>
          <w:szCs w:val="24"/>
        </w:rPr>
        <w:t>testing</w:t>
      </w:r>
      <w:r w:rsidRPr="77AC0498" w:rsidR="1D0B8073">
        <w:rPr>
          <w:rFonts w:ascii="Times New Roman" w:hAnsi="Times New Roman" w:eastAsia="Times New Roman" w:cs="Times New Roman"/>
          <w:color w:val="auto"/>
          <w:sz w:val="24"/>
          <w:szCs w:val="24"/>
        </w:rPr>
        <w:t>.</w:t>
      </w:r>
      <w:bookmarkEnd w:id="576737479"/>
    </w:p>
    <w:p w:rsidR="00167BA6" w:rsidP="00167BA6" w:rsidRDefault="00167BA6" w14:paraId="141CE105" w14:textId="77777777">
      <w:pPr>
        <w:ind w:firstLine="0"/>
        <w:rPr>
          <w:rFonts w:ascii="Times New Roman" w:hAnsi="Times New Roman" w:cs="Times New Roman"/>
          <w:sz w:val="24"/>
          <w:szCs w:val="24"/>
        </w:rPr>
      </w:pPr>
    </w:p>
    <w:p w:rsidR="00167BA6" w:rsidP="00167BA6" w:rsidRDefault="00167BA6" w14:paraId="32F13204" w14:textId="77777777">
      <w:pPr>
        <w:ind w:firstLine="0"/>
        <w:rPr>
          <w:rFonts w:ascii="Times New Roman" w:hAnsi="Times New Roman" w:cs="Times New Roman"/>
          <w:sz w:val="24"/>
          <w:szCs w:val="24"/>
        </w:rPr>
      </w:pPr>
    </w:p>
    <w:p w:rsidR="3D955BD2" w:rsidP="3D955BD2" w:rsidRDefault="3D955BD2" w14:paraId="674A6CC3" w14:textId="77777777">
      <w:pPr>
        <w:ind w:firstLine="0"/>
        <w:rPr>
          <w:del w:author="Microsoft Word" w:date="2026-10-16T12:16:00Z" w16du:dateUtc="2026-10-16T16:16:00Z" w:id="48"/>
          <w:rFonts w:ascii="Times New Roman" w:hAnsi="Times New Roman" w:eastAsia="Times New Roman" w:cs="Times New Roman"/>
          <w:sz w:val="24"/>
          <w:szCs w:val="24"/>
        </w:rPr>
      </w:pPr>
    </w:p>
    <w:p w:rsidR="3D955BD2" w:rsidP="3D955BD2" w:rsidRDefault="3D955BD2" w14:paraId="2D3B6289" w14:textId="77777777">
      <w:pPr>
        <w:ind w:firstLine="0"/>
        <w:rPr>
          <w:del w:author="Microsoft Word" w:date="2026-10-16T12:16:00Z" w16du:dateUtc="2026-10-16T16:16:00Z" w:id="49"/>
          <w:rFonts w:ascii="Times New Roman" w:hAnsi="Times New Roman" w:eastAsia="Times New Roman" w:cs="Times New Roman"/>
          <w:sz w:val="24"/>
          <w:szCs w:val="24"/>
        </w:rPr>
      </w:pPr>
    </w:p>
    <w:p w:rsidR="3D955BD2" w:rsidP="3D955BD2" w:rsidRDefault="3D955BD2" w14:paraId="5A3FF89C" w14:textId="77777777">
      <w:pPr>
        <w:ind w:firstLine="0"/>
        <w:rPr>
          <w:del w:author="Microsoft Word" w:date="2026-10-16T12:16:00Z" w16du:dateUtc="2026-10-16T16:16:00Z" w:id="50"/>
          <w:rFonts w:ascii="Times New Roman" w:hAnsi="Times New Roman" w:eastAsia="Times New Roman" w:cs="Times New Roman"/>
          <w:sz w:val="24"/>
          <w:szCs w:val="24"/>
        </w:rPr>
      </w:pPr>
    </w:p>
    <w:p w:rsidR="00167BA6" w:rsidP="2CD0EA64" w:rsidRDefault="00167BA6" w14:paraId="63316684" w14:textId="77777777">
      <w:pPr>
        <w:ind w:firstLine="0"/>
        <w:rPr>
          <w:del w:author="Microsoft Word" w:date="2026-10-16T12:16:00Z" w16du:dateUtc="2026-10-16T16:16:00Z" w:id="51"/>
          <w:rFonts w:ascii="Times New Roman" w:hAnsi="Times New Roman" w:eastAsia="Times New Roman" w:cs="Times New Roman"/>
          <w:sz w:val="24"/>
          <w:szCs w:val="24"/>
        </w:rPr>
      </w:pPr>
    </w:p>
    <w:p w:rsidR="00167BA6" w:rsidP="00167BA6" w:rsidRDefault="00167BA6" w14:paraId="6A189BF1" w14:textId="77777777">
      <w:pPr>
        <w:ind w:firstLine="0"/>
        <w:rPr>
          <w:rFonts w:ascii="Times New Roman" w:hAnsi="Times New Roman" w:cs="Times New Roman"/>
          <w:b/>
          <w:bCs/>
          <w:sz w:val="24"/>
          <w:szCs w:val="24"/>
        </w:rPr>
      </w:pPr>
      <w:r w:rsidRPr="00896BFC">
        <w:rPr>
          <w:rFonts w:ascii="Times New Roman" w:hAnsi="Times New Roman" w:cs="Times New Roman"/>
          <w:b/>
          <w:bCs/>
          <w:sz w:val="24"/>
          <w:szCs w:val="24"/>
        </w:rPr>
        <w:t>Team Objectives:</w:t>
      </w:r>
    </w:p>
    <w:p w:rsidR="00167BA6" w:rsidP="00167BA6" w:rsidRDefault="00167BA6" w14:paraId="4D235A3F" w14:textId="77777777">
      <w:pPr>
        <w:pStyle w:val="ListParagraph"/>
        <w:numPr>
          <w:ilvl w:val="0"/>
          <w:numId w:val="1"/>
        </w:numPr>
        <w:rPr>
          <w:rFonts w:ascii="Times New Roman" w:hAnsi="Times New Roman"/>
          <w:b/>
          <w:sz w:val="21"/>
          <w:rPrChange w:author="Microsoft Word" w:date="2026-10-16T12:16:00Z" w16du:dateUtc="2026-10-16T16:16:00Z" w:id="52">
            <w:rPr>
              <w:rFonts w:ascii="Times New Roman" w:hAnsi="Times New Roman" w:cs="Times New Roman"/>
              <w:b/>
              <w:bCs/>
              <w:sz w:val="24"/>
              <w:szCs w:val="24"/>
            </w:rPr>
          </w:rPrChange>
        </w:rPr>
      </w:pPr>
      <w:r w:rsidRPr="3D955BD2">
        <w:rPr>
          <w:rFonts w:ascii="Times New Roman" w:hAnsi="Times New Roman"/>
          <w:b/>
          <w:sz w:val="21"/>
          <w:rPrChange w:author="Microsoft Word" w:date="2026-10-16T12:16:00Z" w16du:dateUtc="2026-10-16T16:16:00Z" w:id="53">
            <w:rPr>
              <w:rFonts w:ascii="Times New Roman" w:hAnsi="Times New Roman" w:cs="Times New Roman"/>
              <w:b/>
              <w:bCs/>
              <w:sz w:val="24"/>
              <w:szCs w:val="24"/>
            </w:rPr>
          </w:rPrChange>
        </w:rPr>
        <w:t>We will demonstrate successful agent prompt processing and responses.</w:t>
      </w:r>
    </w:p>
    <w:p w:rsidR="00167BA6" w:rsidP="00167BA6" w:rsidRDefault="00167BA6" w14:paraId="6049F9BA" w14:textId="77777777">
      <w:pPr>
        <w:pStyle w:val="ListParagraph"/>
        <w:numPr>
          <w:ilvl w:val="0"/>
          <w:numId w:val="1"/>
        </w:numPr>
        <w:rPr>
          <w:rFonts w:ascii="Times New Roman" w:hAnsi="Times New Roman"/>
          <w:b/>
          <w:sz w:val="21"/>
          <w:rPrChange w:author="Microsoft Word" w:date="2026-10-16T12:16:00Z" w16du:dateUtc="2026-10-16T16:16:00Z" w:id="54">
            <w:rPr>
              <w:rFonts w:ascii="Times New Roman" w:hAnsi="Times New Roman" w:cs="Times New Roman"/>
              <w:b/>
              <w:bCs/>
              <w:sz w:val="24"/>
              <w:szCs w:val="24"/>
            </w:rPr>
          </w:rPrChange>
        </w:rPr>
      </w:pPr>
      <w:r w:rsidRPr="3D955BD2">
        <w:rPr>
          <w:rFonts w:ascii="Times New Roman" w:hAnsi="Times New Roman"/>
          <w:b/>
          <w:sz w:val="21"/>
          <w:rPrChange w:author="Microsoft Word" w:date="2026-10-16T12:16:00Z" w16du:dateUtc="2026-10-16T16:16:00Z" w:id="55">
            <w:rPr>
              <w:rFonts w:ascii="Times New Roman" w:hAnsi="Times New Roman" w:cs="Times New Roman"/>
              <w:b/>
              <w:bCs/>
              <w:sz w:val="24"/>
              <w:szCs w:val="24"/>
            </w:rPr>
          </w:rPrChange>
        </w:rPr>
        <w:t>We will show and explain tool calls.</w:t>
      </w:r>
    </w:p>
    <w:p w:rsidR="00167BA6" w:rsidP="00167BA6" w:rsidRDefault="00167BA6" w14:paraId="10FE426B" w14:textId="77777777">
      <w:pPr>
        <w:pStyle w:val="ListParagraph"/>
        <w:numPr>
          <w:ilvl w:val="0"/>
          <w:numId w:val="1"/>
        </w:numPr>
        <w:rPr>
          <w:rFonts w:ascii="Times New Roman" w:hAnsi="Times New Roman"/>
          <w:b/>
          <w:sz w:val="21"/>
          <w:rPrChange w:author="Microsoft Word" w:date="2026-10-16T12:16:00Z" w16du:dateUtc="2026-10-16T16:16:00Z" w:id="56">
            <w:rPr>
              <w:rFonts w:ascii="Times New Roman" w:hAnsi="Times New Roman" w:cs="Times New Roman"/>
              <w:b/>
              <w:bCs/>
              <w:sz w:val="24"/>
              <w:szCs w:val="24"/>
            </w:rPr>
          </w:rPrChange>
        </w:rPr>
      </w:pPr>
      <w:r w:rsidRPr="3D955BD2">
        <w:rPr>
          <w:rFonts w:ascii="Times New Roman" w:hAnsi="Times New Roman"/>
          <w:b/>
          <w:sz w:val="21"/>
          <w:rPrChange w:author="Microsoft Word" w:date="2026-10-16T12:16:00Z" w16du:dateUtc="2026-10-16T16:16:00Z" w:id="57">
            <w:rPr>
              <w:rFonts w:ascii="Times New Roman" w:hAnsi="Times New Roman" w:cs="Times New Roman"/>
              <w:b/>
              <w:bCs/>
              <w:sz w:val="24"/>
              <w:szCs w:val="24"/>
            </w:rPr>
          </w:rPrChange>
        </w:rPr>
        <w:t>We will understand and document the Hermes architecture and agentic workflow.</w:t>
      </w:r>
    </w:p>
    <w:p w:rsidR="00167BA6" w:rsidRDefault="00167BA6" w14:paraId="0546C14A" w14:textId="77777777">
      <w:pPr>
        <w:pStyle w:val="ListParagraph"/>
        <w:numPr>
          <w:ilvl w:val="0"/>
          <w:numId w:val="1"/>
        </w:numPr>
        <w:spacing w:line="300" w:lineRule="auto"/>
        <w:rPr>
          <w:rFonts w:ascii="Times New Roman" w:hAnsi="Times New Roman"/>
          <w:b/>
          <w:sz w:val="21"/>
          <w:rPrChange w:author="Microsoft Word" w:date="2026-10-16T12:16:00Z" w16du:dateUtc="2026-10-16T16:16:00Z" w:id="58">
            <w:rPr>
              <w:rFonts w:ascii="Times New Roman" w:hAnsi="Times New Roman" w:cs="Times New Roman"/>
              <w:b/>
              <w:bCs/>
              <w:sz w:val="24"/>
              <w:szCs w:val="24"/>
            </w:rPr>
          </w:rPrChange>
        </w:rPr>
        <w:pPrChange w:author="Microsoft Word" w:date="2026-10-16T12:16:00Z" w16du:dateUtc="2026-10-16T16:16:00Z" w:id="59">
          <w:pPr>
            <w:pStyle w:val="ListParagraph"/>
            <w:numPr>
              <w:numId w:val="1"/>
            </w:numPr>
            <w:ind w:hanging="360"/>
          </w:pPr>
        </w:pPrChange>
      </w:pPr>
      <w:r w:rsidRPr="3D955BD2">
        <w:rPr>
          <w:rFonts w:ascii="Times New Roman" w:hAnsi="Times New Roman"/>
          <w:b/>
          <w:sz w:val="21"/>
          <w:rPrChange w:author="Microsoft Word" w:date="2026-10-16T12:16:00Z" w16du:dateUtc="2026-10-16T16:16:00Z" w:id="60">
            <w:rPr>
              <w:rFonts w:ascii="Times New Roman" w:hAnsi="Times New Roman" w:cs="Times New Roman"/>
              <w:b/>
              <w:bCs/>
              <w:sz w:val="24"/>
              <w:szCs w:val="24"/>
            </w:rPr>
          </w:rPrChange>
        </w:rPr>
        <w:t>We will document limitations, our troubleshooting steps</w:t>
      </w:r>
      <w:del w:author="Microsoft Word" w:date="2026-10-16T12:16:00Z" w16du:dateUtc="2026-10-16T16:16:00Z" w:id="61">
        <w:r w:rsidRPr="3D955BD2" w:rsidR="224F37EA">
          <w:rPr>
            <w:rFonts w:ascii="Times New Roman" w:hAnsi="Times New Roman" w:eastAsia="Times New Roman" w:cs="Times New Roman"/>
            <w:b/>
            <w:bCs/>
            <w:sz w:val="21"/>
            <w:szCs w:val="21"/>
          </w:rPr>
          <w:delText>,</w:delText>
        </w:r>
      </w:del>
      <w:r w:rsidRPr="3D955BD2">
        <w:rPr>
          <w:rFonts w:ascii="Times New Roman" w:hAnsi="Times New Roman"/>
          <w:b/>
          <w:sz w:val="21"/>
          <w:rPrChange w:author="Microsoft Word" w:date="2026-10-16T12:16:00Z" w16du:dateUtc="2026-10-16T16:16:00Z" w:id="62">
            <w:rPr>
              <w:rFonts w:ascii="Times New Roman" w:hAnsi="Times New Roman" w:cs="Times New Roman"/>
              <w:b/>
              <w:bCs/>
              <w:sz w:val="24"/>
              <w:szCs w:val="24"/>
            </w:rPr>
          </w:rPrChange>
        </w:rPr>
        <w:t xml:space="preserve"> and findings.</w:t>
      </w:r>
    </w:p>
    <w:p w:rsidR="00167BA6" w:rsidRDefault="00167BA6" w14:paraId="46521DAE" w14:textId="77777777">
      <w:pPr>
        <w:pStyle w:val="Heading1"/>
        <w:spacing w:line="300" w:lineRule="auto"/>
        <w:rPr>
          <w:rFonts w:ascii="Times New Roman" w:hAnsi="Times New Roman"/>
          <w:b w:val="0"/>
          <w:bCs w:val="0"/>
          <w:sz w:val="24"/>
          <w:rPrChange w:author="Microsoft Word" w:date="2026-10-16T12:16:00Z" w16du:dateUtc="2026-10-16T16:16:00Z" w:id="63">
            <w:rPr>
              <w:rFonts w:ascii="Times New Roman" w:hAnsi="Times New Roman" w:eastAsia="Times New Roman" w:cs="Times New Roman"/>
              <w:b/>
              <w:bCs/>
              <w:sz w:val="28"/>
              <w:szCs w:val="28"/>
            </w:rPr>
          </w:rPrChange>
        </w:rPr>
        <w:pPrChange w:author="Microsoft Word" w:date="2026-10-16T12:16:00Z" w16du:dateUtc="2026-10-16T16:16:00Z" w:id="64">
          <w:pPr>
            <w:spacing w:line="300" w:lineRule="auto"/>
            <w:ind w:firstLine="0"/>
          </w:pPr>
        </w:pPrChange>
      </w:pPr>
    </w:p>
    <w:p w:rsidR="00167BA6" w:rsidP="3D955BD2" w:rsidRDefault="36DFDA92" w14:paraId="3B4BB99F" w14:textId="77777777">
      <w:pPr>
        <w:pStyle w:val="Heading1"/>
        <w:spacing w:before="281" w:after="281" w:line="300" w:lineRule="auto"/>
        <w:rPr>
          <w:rFonts w:ascii="Times New Roman" w:hAnsi="Times New Roman" w:eastAsia="Times New Roman" w:cs="Times New Roman"/>
          <w:sz w:val="24"/>
          <w:szCs w:val="24"/>
        </w:rPr>
      </w:pPr>
      <w:r w:rsidRPr="3D955BD2">
        <w:rPr>
          <w:rFonts w:ascii="Times New Roman" w:hAnsi="Times New Roman" w:eastAsia="Times New Roman" w:cs="Times New Roman"/>
          <w:sz w:val="24"/>
          <w:szCs w:val="24"/>
        </w:rPr>
        <w:t>Platform &amp; Setup</w:t>
      </w:r>
    </w:p>
    <w:p w:rsidR="00167BA6" w:rsidP="2CD0EA64" w:rsidRDefault="111DB666" w14:paraId="631CDCD4" w14:textId="77777777">
      <w:pPr>
        <w:pStyle w:val="Heading1"/>
        <w:spacing w:before="281" w:after="281"/>
        <w:ind w:firstLine="720"/>
        <w:rPr>
          <w:rFonts w:ascii="Times New Roman" w:hAnsi="Times New Roman" w:eastAsia="Times New Roman" w:cs="Times New Roman"/>
          <w:b w:val="0"/>
          <w:bCs w:val="0"/>
          <w:sz w:val="21"/>
          <w:szCs w:val="21"/>
        </w:rPr>
      </w:pPr>
      <w:r w:rsidRPr="2CD0EA64">
        <w:rPr>
          <w:rFonts w:ascii="Times New Roman" w:hAnsi="Times New Roman" w:eastAsia="Times New Roman" w:cs="Times New Roman"/>
          <w:b w:val="0"/>
          <w:bCs w:val="0"/>
          <w:sz w:val="21"/>
          <w:szCs w:val="21"/>
        </w:rPr>
        <w:t>Hermes Agent was selected as the AI platform for this project. The team installed and configured Hermes in a Windows environment and connected it to a supported language model. During the setup process, several configuration and troubleshooting steps were required before testing could begin.</w:t>
      </w:r>
    </w:p>
    <w:p w:rsidR="00167BA6" w:rsidP="2CD0EA64" w:rsidRDefault="111DB666" w14:paraId="6550A993" w14:textId="77777777">
      <w:pPr>
        <w:spacing w:before="210" w:after="210"/>
        <w:rPr>
          <w:rFonts w:ascii="Times New Roman" w:hAnsi="Times New Roman" w:eastAsia="Times New Roman" w:cs="Times New Roman"/>
          <w:sz w:val="21"/>
          <w:szCs w:val="21"/>
        </w:rPr>
      </w:pPr>
      <w:r w:rsidRPr="2CD0EA64">
        <w:rPr>
          <w:rFonts w:ascii="Times New Roman" w:hAnsi="Times New Roman" w:eastAsia="Times New Roman" w:cs="Times New Roman"/>
          <w:sz w:val="21"/>
          <w:szCs w:val="21"/>
        </w:rPr>
        <w:t>One of the initial challenges involved environment setup and model connectivity. The team spent time configuring the required components, verifying model access, and ensuring that Hermes could successfully communicate with external tools. Additional troubleshooting was required to confirm that tool-calling functionality was working correctly.</w:t>
      </w:r>
    </w:p>
    <w:p w:rsidR="00167BA6" w:rsidP="2CD0EA64" w:rsidRDefault="111DB666" w14:paraId="62865034" w14:textId="77777777">
      <w:pPr>
        <w:spacing w:before="210" w:after="210"/>
        <w:rPr>
          <w:rFonts w:ascii="Times New Roman" w:hAnsi="Times New Roman" w:eastAsia="Times New Roman" w:cs="Times New Roman"/>
          <w:sz w:val="21"/>
          <w:szCs w:val="21"/>
        </w:rPr>
      </w:pPr>
      <w:r w:rsidRPr="2CD0EA64">
        <w:rPr>
          <w:rFonts w:ascii="Times New Roman" w:hAnsi="Times New Roman" w:eastAsia="Times New Roman" w:cs="Times New Roman"/>
          <w:sz w:val="21"/>
          <w:szCs w:val="21"/>
        </w:rPr>
        <w:t>After installation was completed, Hermes was tested using the prompts and sample datasets provided for the project. Successful testing confirmed that Hermes could process prompts, utilize external tools, retrieve information, and generate responses based on the returned results.</w:t>
      </w:r>
    </w:p>
    <w:p w:rsidR="00167BA6" w:rsidP="2CD0EA64" w:rsidRDefault="111DB666" w14:paraId="55BFD8FE" w14:textId="77777777">
      <w:pPr>
        <w:spacing w:before="210" w:after="210"/>
        <w:rPr>
          <w:rFonts w:ascii="Times New Roman" w:hAnsi="Times New Roman" w:eastAsia="Times New Roman" w:cs="Times New Roman"/>
          <w:sz w:val="21"/>
          <w:szCs w:val="21"/>
        </w:rPr>
      </w:pPr>
      <w:r w:rsidRPr="2CD0EA64">
        <w:rPr>
          <w:rFonts w:ascii="Times New Roman" w:hAnsi="Times New Roman" w:eastAsia="Times New Roman" w:cs="Times New Roman"/>
          <w:sz w:val="21"/>
          <w:szCs w:val="21"/>
        </w:rPr>
        <w:t>Several test scenarios were performed throughout the project. These included model verification, web searches, file lookups, cross-file analysis tasks, audit trail reviews, and prompt refinement exercises. The audit trails provided visibility into how Hermes selected tools and processed information when completing user requests.</w:t>
      </w:r>
    </w:p>
    <w:p w:rsidR="2CD0EA64" w:rsidP="3D955BD2" w:rsidRDefault="111DB666" w14:paraId="3BF47D03" w14:textId="77777777">
      <w:pPr>
        <w:spacing w:before="210" w:after="210"/>
        <w:rPr>
          <w:rFonts w:ascii="Times New Roman" w:hAnsi="Times New Roman" w:eastAsia="Times New Roman" w:cs="Times New Roman"/>
          <w:sz w:val="21"/>
          <w:szCs w:val="21"/>
        </w:rPr>
      </w:pPr>
      <w:r w:rsidRPr="77AC0498" w:rsidR="111DB666">
        <w:rPr>
          <w:rFonts w:ascii="Times New Roman" w:hAnsi="Times New Roman" w:eastAsia="Times New Roman" w:cs="Times New Roman"/>
          <w:sz w:val="21"/>
          <w:szCs w:val="21"/>
        </w:rPr>
        <w:t xml:space="preserve">The testing process demonstrated that Hermes was able to identify when external information was required, invoke the appropriate tool, retrieve relevant data, and generate a useful response. Both successful and failed tool calls were documented </w:t>
      </w:r>
      <w:bookmarkStart w:name="_Int_ut8irjku" w:id="1856199384"/>
      <w:r w:rsidRPr="77AC0498" w:rsidR="111DB666">
        <w:rPr>
          <w:rFonts w:ascii="Times New Roman" w:hAnsi="Times New Roman" w:eastAsia="Times New Roman" w:cs="Times New Roman"/>
          <w:sz w:val="21"/>
          <w:szCs w:val="21"/>
        </w:rPr>
        <w:t>in order to</w:t>
      </w:r>
      <w:bookmarkEnd w:id="1856199384"/>
      <w:r w:rsidRPr="77AC0498" w:rsidR="111DB666">
        <w:rPr>
          <w:rFonts w:ascii="Times New Roman" w:hAnsi="Times New Roman" w:eastAsia="Times New Roman" w:cs="Times New Roman"/>
          <w:sz w:val="21"/>
          <w:szCs w:val="21"/>
        </w:rPr>
        <w:t xml:space="preserve"> evaluate system behavior and better understand the impact of prompt design on overall performance. </w:t>
      </w:r>
    </w:p>
    <w:p w:rsidR="2CD0EA64" w:rsidP="6EE4A221" w:rsidRDefault="50F9913B" w14:paraId="2D6CB5C8" w14:textId="77777777">
      <w:pPr>
        <w:pStyle w:val="Heading1"/>
        <w:spacing w:before="281" w:after="281" w:line="300" w:lineRule="auto"/>
        <w:rPr>
          <w:rFonts w:ascii="Times New Roman" w:hAnsi="Times New Roman" w:eastAsia="Times New Roman" w:cs="Times New Roman"/>
          <w:sz w:val="24"/>
          <w:szCs w:val="24"/>
        </w:rPr>
      </w:pPr>
      <w:r w:rsidRPr="6EE4A221">
        <w:rPr>
          <w:rFonts w:ascii="Times New Roman" w:hAnsi="Times New Roman" w:eastAsia="Times New Roman" w:cs="Times New Roman"/>
          <w:sz w:val="24"/>
          <w:szCs w:val="24"/>
        </w:rPr>
        <w:t>Results &amp; Evidence</w:t>
      </w:r>
    </w:p>
    <w:p w:rsidR="2CD0EA64" w:rsidP="6EE4A221" w:rsidRDefault="50F9913B" w14:paraId="3E867D64" w14:textId="77777777">
      <w:pPr>
        <w:spacing w:before="210" w:after="210" w:line="300" w:lineRule="auto"/>
        <w:rPr>
          <w:rFonts w:ascii="Times New Roman" w:hAnsi="Times New Roman" w:eastAsia="Times New Roman" w:cs="Times New Roman"/>
          <w:sz w:val="21"/>
          <w:szCs w:val="21"/>
        </w:rPr>
      </w:pPr>
      <w:r w:rsidRPr="6EE4A221">
        <w:rPr>
          <w:rFonts w:ascii="Times New Roman" w:hAnsi="Times New Roman" w:eastAsia="Times New Roman" w:cs="Times New Roman"/>
          <w:sz w:val="21"/>
          <w:szCs w:val="21"/>
        </w:rPr>
        <w:t>To evaluate Hermes, the team completed several tests to see how well it could process prompts, use tools, and generate responses.</w:t>
      </w:r>
    </w:p>
    <w:p w:rsidR="2CD0EA64" w:rsidP="6EE4A221" w:rsidRDefault="50F9913B" w14:paraId="488546F6" w14:textId="77777777">
      <w:pPr>
        <w:pStyle w:val="Heading3"/>
        <w:spacing w:before="246" w:after="246" w:line="300" w:lineRule="auto"/>
        <w:rPr>
          <w:rFonts w:ascii="Times New Roman" w:hAnsi="Times New Roman" w:eastAsia="Times New Roman" w:cs="Times New Roman"/>
          <w:i w:val="0"/>
          <w:iCs w:val="0"/>
          <w:sz w:val="24"/>
          <w:szCs w:val="24"/>
        </w:rPr>
      </w:pPr>
      <w:r w:rsidRPr="6EE4A221">
        <w:rPr>
          <w:rFonts w:ascii="Times New Roman" w:hAnsi="Times New Roman" w:eastAsia="Times New Roman" w:cs="Times New Roman"/>
          <w:i w:val="0"/>
          <w:iCs w:val="0"/>
          <w:sz w:val="24"/>
          <w:szCs w:val="24"/>
        </w:rPr>
        <w:t>Test 1: Internal Reasoning</w:t>
      </w:r>
    </w:p>
    <w:p w:rsidR="2CD0EA64" w:rsidP="2CD0EA64" w:rsidRDefault="50F9913B" w14:paraId="3C0018D8" w14:textId="77777777">
      <w:pPr>
        <w:spacing w:before="210" w:after="210" w:line="300" w:lineRule="auto"/>
      </w:pPr>
      <w:r w:rsidRPr="77AC0498" w:rsidR="50F9913B">
        <w:rPr>
          <w:rFonts w:ascii="Times New Roman" w:hAnsi="Times New Roman" w:eastAsia="Times New Roman" w:cs="Times New Roman"/>
          <w:sz w:val="21"/>
          <w:szCs w:val="21"/>
        </w:rPr>
        <w:t>One of the first tests involved asking Hermes a simple math question. Hermes determined that the question could be answered using its own knowledge and did not need to use any external tools. The audit trail showed that the system recognized the task as a basic calculation and generated a response without calling any additional resources.</w:t>
      </w:r>
    </w:p>
    <w:p w:rsidR="2CD0EA64" w:rsidP="77AC0498" w:rsidRDefault="50F9913B" w14:paraId="6AC5E943" w14:textId="59C61DD8">
      <w:pPr>
        <w:pStyle w:val="Normal"/>
        <w:spacing w:before="210" w:after="210" w:line="300" w:lineRule="auto"/>
        <w:ind w:firstLine="0"/>
        <w:rPr>
          <w:rFonts w:ascii="Times New Roman" w:hAnsi="Times New Roman" w:eastAsia="Times New Roman" w:cs="Times New Roman"/>
          <w:sz w:val="21"/>
          <w:szCs w:val="21"/>
        </w:rPr>
      </w:pPr>
      <w:r w:rsidR="50F9913B">
        <w:drawing>
          <wp:anchor distT="0" distB="0" distL="114300" distR="114300" simplePos="0" relativeHeight="251658240" behindDoc="0" locked="0" layoutInCell="1" allowOverlap="1" wp14:editId="412ABFBF" wp14:anchorId="58F2B915">
            <wp:simplePos x="0" y="0"/>
            <wp:positionH relativeFrom="column">
              <wp:posOffset>-247650</wp:posOffset>
            </wp:positionH>
            <wp:positionV relativeFrom="paragraph">
              <wp:posOffset>114300</wp:posOffset>
            </wp:positionV>
            <wp:extent cx="6886575" cy="4124861"/>
            <wp:effectExtent l="0" t="0" r="0" b="0"/>
            <wp:wrapNone/>
            <wp:docPr id="342523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523872" name="Picture 342523872"/>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6886575" cy="4124861"/>
                    </a:xfrm>
                    <a:prstGeom prst="rect">
                      <a:avLst/>
                    </a:prstGeom>
                  </pic:spPr>
                </pic:pic>
              </a:graphicData>
            </a:graphic>
            <wp14:sizeRelH relativeFrom="page">
              <wp14:pctWidth>0</wp14:pctWidth>
            </wp14:sizeRelH>
            <wp14:sizeRelV relativeFrom="page">
              <wp14:pctHeight>0</wp14:pctHeight>
            </wp14:sizeRelV>
          </wp:anchor>
        </w:drawing>
      </w:r>
      <w:r w:rsidRPr="77AC0498" w:rsidR="50F9913B">
        <w:rPr>
          <w:rFonts w:ascii="Times New Roman" w:hAnsi="Times New Roman" w:eastAsia="Times New Roman" w:cs="Times New Roman"/>
          <w:b w:val="1"/>
          <w:bCs w:val="1"/>
          <w:sz w:val="21"/>
          <w:szCs w:val="21"/>
        </w:rPr>
        <w:t>Figure 1.</w:t>
      </w:r>
      <w:r w:rsidRPr="77AC0498" w:rsidR="50F9913B">
        <w:rPr>
          <w:rFonts w:ascii="Times New Roman" w:hAnsi="Times New Roman" w:eastAsia="Times New Roman" w:cs="Times New Roman"/>
          <w:sz w:val="21"/>
          <w:szCs w:val="21"/>
        </w:rPr>
        <w:t xml:space="preserve"> Audit trail showing Hermes answering a simple arithmetic question without using external tools</w:t>
      </w:r>
      <w:r w:rsidRPr="77AC0498" w:rsidR="3F6DEEB9">
        <w:rPr>
          <w:rFonts w:ascii="Times New Roman" w:hAnsi="Times New Roman" w:eastAsia="Times New Roman" w:cs="Times New Roman"/>
          <w:sz w:val="21"/>
          <w:szCs w:val="21"/>
        </w:rPr>
        <w:t>.</w:t>
      </w:r>
    </w:p>
    <w:p w:rsidR="2CD0EA64" w:rsidP="4C648C6E" w:rsidRDefault="2CD0EA64" w14:paraId="4592A487" w14:textId="77777777">
      <w:pPr>
        <w:spacing w:before="210" w:after="210" w:line="300" w:lineRule="auto"/>
      </w:pPr>
    </w:p>
    <w:p w:rsidR="2CD0EA64" w:rsidP="6EE4A221" w:rsidRDefault="2CD0EA64" w14:paraId="25BEAC2E" w14:textId="77777777">
      <w:pPr>
        <w:spacing w:before="210" w:after="210" w:line="300" w:lineRule="auto"/>
        <w:ind w:firstLine="0"/>
      </w:pPr>
    </w:p>
    <w:p w:rsidR="2CD0EA64" w:rsidP="6EE4A221" w:rsidRDefault="2CD0EA64" w14:paraId="1EE03216" w14:textId="77777777">
      <w:pPr>
        <w:spacing w:before="210" w:after="210" w:line="300" w:lineRule="auto"/>
        <w:ind w:firstLine="0"/>
      </w:pPr>
    </w:p>
    <w:p w:rsidR="3D955BD2" w:rsidP="3D955BD2" w:rsidRDefault="3D955BD2" w14:paraId="19EE3383" w14:textId="77777777">
      <w:pPr>
        <w:spacing w:before="210" w:after="210" w:line="300" w:lineRule="auto"/>
        <w:ind w:firstLine="0"/>
      </w:pPr>
    </w:p>
    <w:p w:rsidR="3D955BD2" w:rsidP="3D955BD2" w:rsidRDefault="3D955BD2" w14:paraId="623AE0EF" w14:textId="77777777">
      <w:pPr>
        <w:spacing w:before="210" w:after="210" w:line="300" w:lineRule="auto"/>
        <w:ind w:firstLine="0"/>
      </w:pPr>
    </w:p>
    <w:p w:rsidR="3D955BD2" w:rsidP="3D955BD2" w:rsidRDefault="3D955BD2" w14:paraId="07D42172" w14:textId="77777777">
      <w:pPr>
        <w:spacing w:before="210" w:after="210" w:line="300" w:lineRule="auto"/>
        <w:ind w:firstLine="0"/>
      </w:pPr>
    </w:p>
    <w:p w:rsidR="3D955BD2" w:rsidP="3D955BD2" w:rsidRDefault="3D955BD2" w14:paraId="7013C61D" w14:textId="77777777">
      <w:pPr>
        <w:spacing w:before="210" w:after="210" w:line="300" w:lineRule="auto"/>
        <w:ind w:firstLine="0"/>
      </w:pPr>
    </w:p>
    <w:p w:rsidR="4C648C6E" w:rsidP="4C648C6E" w:rsidRDefault="4C648C6E" w14:paraId="41A42D1D" w14:textId="77777777">
      <w:pPr>
        <w:spacing w:before="210" w:after="210" w:line="300" w:lineRule="auto"/>
        <w:ind w:firstLine="0"/>
      </w:pPr>
    </w:p>
    <w:p w:rsidR="2CD0EA64" w:rsidP="6EE4A221" w:rsidRDefault="2CD0EA64" w14:paraId="52637EA3" w14:textId="77777777">
      <w:pPr>
        <w:spacing w:before="210" w:after="210" w:line="300" w:lineRule="auto"/>
        <w:ind w:firstLine="0"/>
      </w:pPr>
    </w:p>
    <w:p w:rsidR="77AC0498" w:rsidP="77AC0498" w:rsidRDefault="77AC0498" w14:paraId="1DD37D26" w14:textId="55634BA1">
      <w:pPr>
        <w:spacing w:before="210" w:after="210" w:line="300" w:lineRule="auto"/>
        <w:ind w:firstLine="0"/>
      </w:pPr>
    </w:p>
    <w:p w:rsidR="2CD0EA64" w:rsidP="6EE4A221" w:rsidRDefault="2CD0EA64" w14:paraId="4DFE0988" w14:textId="77777777">
      <w:pPr>
        <w:spacing w:before="210" w:after="210" w:line="300" w:lineRule="auto"/>
        <w:ind w:firstLine="0"/>
      </w:pPr>
    </w:p>
    <w:p w:rsidR="2CD0EA64" w:rsidP="77AC0498" w:rsidRDefault="2CD0EA64" w14:paraId="28CBD498" w14:textId="695C0BF4">
      <w:pPr>
        <w:pStyle w:val="Heading3"/>
        <w:spacing w:before="281" w:beforeAutospacing="off" w:after="281" w:afterAutospacing="off" w:line="300" w:lineRule="auto"/>
        <w:ind/>
        <w:rPr>
          <w:rFonts w:ascii="Calibri" w:hAnsi="Calibri" w:eastAsia="Calibri" w:cs="Calibri"/>
          <w:b w:val="1"/>
          <w:bCs w:val="1"/>
          <w:noProof w:val="0"/>
          <w:sz w:val="28"/>
          <w:szCs w:val="28"/>
          <w:lang w:val="en-US"/>
        </w:rPr>
      </w:pPr>
    </w:p>
    <w:p w:rsidR="2CD0EA64" w:rsidP="77AC0498" w:rsidRDefault="2CD0EA64" w14:paraId="54313EF9" w14:textId="5BDC92C3">
      <w:pPr>
        <w:pStyle w:val="Heading3"/>
        <w:spacing w:before="281" w:beforeAutospacing="off" w:after="281" w:afterAutospacing="off" w:line="300" w:lineRule="auto"/>
        <w:ind/>
        <w:rPr>
          <w:rFonts w:ascii="Calibri" w:hAnsi="Calibri" w:eastAsia="Calibri" w:cs="Calibri"/>
          <w:b w:val="1"/>
          <w:bCs w:val="1"/>
          <w:noProof w:val="0"/>
          <w:sz w:val="28"/>
          <w:szCs w:val="28"/>
          <w:lang w:val="en-US"/>
        </w:rPr>
      </w:pPr>
    </w:p>
    <w:p w:rsidR="2CD0EA64" w:rsidP="77AC0498" w:rsidRDefault="2CD0EA64" w14:paraId="036CE058" w14:textId="589FE9D9">
      <w:pPr>
        <w:pStyle w:val="Heading3"/>
        <w:spacing w:before="281" w:beforeAutospacing="off" w:after="281" w:afterAutospacing="off" w:line="300" w:lineRule="auto"/>
        <w:ind/>
      </w:pPr>
      <w:r w:rsidRPr="77AC0498" w:rsidR="07D529F3">
        <w:rPr>
          <w:rFonts w:ascii="Calibri" w:hAnsi="Calibri" w:eastAsia="Calibri" w:cs="Calibri"/>
          <w:b w:val="1"/>
          <w:bCs w:val="1"/>
          <w:noProof w:val="0"/>
          <w:sz w:val="28"/>
          <w:szCs w:val="28"/>
          <w:lang w:val="en-US"/>
        </w:rPr>
        <w:t>Test 2: Forensic File Retrieval (M1)</w:t>
      </w:r>
    </w:p>
    <w:p w:rsidR="2CD0EA64" w:rsidP="77AC0498" w:rsidRDefault="2CD0EA64" w14:paraId="16282C12" w14:textId="26DD5F8B">
      <w:pPr>
        <w:spacing w:before="240" w:beforeAutospacing="off" w:after="240" w:afterAutospacing="off" w:line="300" w:lineRule="auto"/>
        <w:ind/>
      </w:pPr>
      <w:r w:rsidRPr="77AC0498" w:rsidR="07D529F3">
        <w:rPr>
          <w:rFonts w:ascii="Calibri" w:hAnsi="Calibri" w:eastAsia="Calibri" w:cs="Calibri"/>
          <w:noProof w:val="0"/>
          <w:sz w:val="22"/>
          <w:szCs w:val="22"/>
          <w:lang w:val="en-US"/>
        </w:rPr>
        <w:t xml:space="preserve">The team evaluated Hermes Agent's ability to retrieve information from a forensic dataset. Hermes was instructed to use </w:t>
      </w:r>
      <w:r w:rsidRPr="77AC0498" w:rsidR="07D529F3">
        <w:rPr>
          <w:rFonts w:ascii="Consolas" w:hAnsi="Consolas" w:eastAsia="Consolas" w:cs="Consolas"/>
          <w:noProof w:val="0"/>
          <w:sz w:val="22"/>
          <w:szCs w:val="22"/>
          <w:lang w:val="en-US"/>
        </w:rPr>
        <w:t>devices.csv</w:t>
      </w:r>
      <w:r w:rsidRPr="77AC0498" w:rsidR="07D529F3">
        <w:rPr>
          <w:rFonts w:ascii="Calibri" w:hAnsi="Calibri" w:eastAsia="Calibri" w:cs="Calibri"/>
          <w:noProof w:val="0"/>
          <w:sz w:val="22"/>
          <w:szCs w:val="22"/>
          <w:lang w:val="en-US"/>
        </w:rPr>
        <w:t xml:space="preserve"> to identify the owner of device D-101 and cite the device ID used.</w:t>
      </w:r>
    </w:p>
    <w:p w:rsidR="2CD0EA64" w:rsidP="77AC0498" w:rsidRDefault="2CD0EA64" w14:paraId="4B502E1A" w14:textId="7526835A">
      <w:pPr>
        <w:spacing w:before="240" w:beforeAutospacing="off" w:after="240" w:afterAutospacing="off" w:line="300" w:lineRule="auto"/>
        <w:ind/>
      </w:pPr>
      <w:r w:rsidRPr="77AC0498" w:rsidR="07D529F3">
        <w:rPr>
          <w:rFonts w:ascii="Calibri" w:hAnsi="Calibri" w:eastAsia="Calibri" w:cs="Calibri"/>
          <w:noProof w:val="0"/>
          <w:sz w:val="22"/>
          <w:szCs w:val="22"/>
          <w:lang w:val="en-US"/>
        </w:rPr>
        <w:t xml:space="preserve">Hermes successfully identified </w:t>
      </w:r>
      <w:r w:rsidRPr="77AC0498" w:rsidR="07D529F3">
        <w:rPr>
          <w:rFonts w:ascii="Calibri" w:hAnsi="Calibri" w:eastAsia="Calibri" w:cs="Calibri"/>
          <w:b w:val="1"/>
          <w:bCs w:val="1"/>
          <w:noProof w:val="0"/>
          <w:sz w:val="22"/>
          <w:szCs w:val="22"/>
          <w:lang w:val="en-US"/>
        </w:rPr>
        <w:t>Elena Ortiz</w:t>
      </w:r>
      <w:r w:rsidRPr="77AC0498" w:rsidR="07D529F3">
        <w:rPr>
          <w:rFonts w:ascii="Calibri" w:hAnsi="Calibri" w:eastAsia="Calibri" w:cs="Calibri"/>
          <w:noProof w:val="0"/>
          <w:sz w:val="22"/>
          <w:szCs w:val="22"/>
          <w:lang w:val="en-US"/>
        </w:rPr>
        <w:t xml:space="preserve"> as the owner of </w:t>
      </w:r>
      <w:r w:rsidRPr="77AC0498" w:rsidR="07D529F3">
        <w:rPr>
          <w:rFonts w:ascii="Calibri" w:hAnsi="Calibri" w:eastAsia="Calibri" w:cs="Calibri"/>
          <w:b w:val="1"/>
          <w:bCs w:val="1"/>
          <w:noProof w:val="0"/>
          <w:sz w:val="22"/>
          <w:szCs w:val="22"/>
          <w:lang w:val="en-US"/>
        </w:rPr>
        <w:t>D-101</w:t>
      </w:r>
      <w:r w:rsidRPr="77AC0498" w:rsidR="07D529F3">
        <w:rPr>
          <w:rFonts w:ascii="Calibri" w:hAnsi="Calibri" w:eastAsia="Calibri" w:cs="Calibri"/>
          <w:noProof w:val="0"/>
          <w:sz w:val="22"/>
          <w:szCs w:val="22"/>
          <w:lang w:val="en-US"/>
        </w:rPr>
        <w:t>. This test demonstrated the agent's ability to retrieve specific information from a structured data file and provide a response based on the requested record.</w:t>
      </w:r>
    </w:p>
    <w:p w:rsidR="2CD0EA64" w:rsidP="77AC0498" w:rsidRDefault="2CD0EA64" w14:paraId="7AF07793" w14:textId="6EE03E50">
      <w:pPr>
        <w:spacing w:before="240" w:beforeAutospacing="off" w:after="240" w:afterAutospacing="off" w:line="300" w:lineRule="auto"/>
        <w:ind/>
      </w:pPr>
      <w:r w:rsidRPr="77AC0498" w:rsidR="07D529F3">
        <w:rPr>
          <w:rFonts w:ascii="Calibri" w:hAnsi="Calibri" w:eastAsia="Calibri" w:cs="Calibri"/>
          <w:noProof w:val="0"/>
          <w:sz w:val="22"/>
          <w:szCs w:val="22"/>
          <w:lang w:val="en-US"/>
        </w:rPr>
        <w:t>The test also illustrated the importance of external file access in forensic investigations, where information must be obtained from evidence rather than generated from the language model's existing knowledge.</w:t>
      </w:r>
    </w:p>
    <w:p w:rsidR="2CD0EA64" w:rsidP="6EE4A221" w:rsidRDefault="2CD0EA64" w14:paraId="25C089D7" w14:textId="3FE08267">
      <w:pPr>
        <w:spacing w:before="210" w:after="210" w:line="300" w:lineRule="auto"/>
        <w:ind w:firstLine="0"/>
      </w:pPr>
    </w:p>
    <w:p w:rsidR="2CD0EA64" w:rsidP="77AC0498" w:rsidRDefault="2CD0EA64" w14:paraId="6674B201" w14:textId="0EEC44D9">
      <w:pPr>
        <w:pStyle w:val="Normal"/>
        <w:spacing w:before="210" w:after="210" w:line="300" w:lineRule="auto"/>
        <w:ind w:firstLine="0"/>
        <w:rPr>
          <w:rFonts w:ascii="Times New Roman" w:hAnsi="Times New Roman" w:eastAsia="Times New Roman" w:cs="Times New Roman"/>
          <w:noProof w:val="0"/>
          <w:sz w:val="22"/>
          <w:szCs w:val="22"/>
          <w:lang w:val="en-US"/>
        </w:rPr>
      </w:pPr>
      <w:r w:rsidR="55DE5DA6">
        <w:drawing>
          <wp:inline wp14:editId="7D7B0AA1" wp14:anchorId="578CFBEB">
            <wp:extent cx="5943600" cy="1257300"/>
            <wp:effectExtent l="0" t="0" r="0" b="0"/>
            <wp:docPr id="568384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100734" name="Picture 775100734"/>
                    <pic:cNvPicPr/>
                  </pic:nvPicPr>
                  <pic:blipFill>
                    <a:blip xmlns:r="http://schemas.openxmlformats.org/officeDocument/2006/relationships" r:embed="rId1082345189">
                      <a:extLst>
                        <a:ext uri="{28A0092B-C50C-407E-A947-70E740481C1C}">
                          <a14:useLocalDpi xmlns:a14="http://schemas.microsoft.com/office/drawing/2010/main"/>
                        </a:ext>
                      </a:extLst>
                    </a:blip>
                    <a:stretch>
                      <a:fillRect/>
                    </a:stretch>
                  </pic:blipFill>
                  <pic:spPr>
                    <a:xfrm>
                      <a:off x="0" y="0"/>
                      <a:ext cx="5943600" cy="1257300"/>
                    </a:xfrm>
                    <a:prstGeom prst="rect">
                      <a:avLst/>
                    </a:prstGeom>
                  </pic:spPr>
                </pic:pic>
              </a:graphicData>
            </a:graphic>
          </wp:inline>
        </w:drawing>
      </w:r>
    </w:p>
    <w:p w:rsidR="2CD0EA64" w:rsidP="77AC0498" w:rsidRDefault="50F9913B" w14:paraId="3A7F2BB7" w14:textId="446EDA34">
      <w:pPr>
        <w:pStyle w:val="Heading3"/>
        <w:spacing w:before="281" w:beforeAutospacing="off" w:after="281" w:afterAutospacing="off" w:line="300" w:lineRule="auto"/>
      </w:pPr>
      <w:r w:rsidRPr="77AC0498" w:rsidR="7AC3BF31">
        <w:rPr>
          <w:rFonts w:ascii="Times New Roman" w:hAnsi="Times New Roman" w:eastAsia="Times New Roman" w:cs="Times New Roman"/>
          <w:b w:val="1"/>
          <w:bCs w:val="1"/>
          <w:noProof w:val="0"/>
          <w:sz w:val="28"/>
          <w:szCs w:val="28"/>
          <w:lang w:val="en-US"/>
        </w:rPr>
        <w:t>Test 3: Cross-File Forensic Analysis (M2)</w:t>
      </w:r>
    </w:p>
    <w:p w:rsidR="2CD0EA64" w:rsidP="77AC0498" w:rsidRDefault="50F9913B" w14:paraId="2B4F480F" w14:textId="614225A7">
      <w:pPr>
        <w:spacing w:before="240" w:beforeAutospacing="off" w:after="240" w:afterAutospacing="off" w:line="300" w:lineRule="auto"/>
      </w:pPr>
      <w:r w:rsidRPr="77AC0498" w:rsidR="7AC3BF31">
        <w:rPr>
          <w:rFonts w:ascii="Times New Roman" w:hAnsi="Times New Roman" w:eastAsia="Times New Roman" w:cs="Times New Roman"/>
          <w:noProof w:val="0"/>
          <w:sz w:val="22"/>
          <w:szCs w:val="22"/>
          <w:lang w:val="en-US"/>
        </w:rPr>
        <w:t xml:space="preserve">The team tested Hermes Agent's ability to retrieve and correlate information from two forensic datasets. Hermes was instructed to identify the owner of device D-102 using </w:t>
      </w:r>
      <w:r w:rsidRPr="77AC0498" w:rsidR="7AC3BF31">
        <w:rPr>
          <w:rFonts w:ascii="Consolas" w:hAnsi="Consolas" w:eastAsia="Consolas" w:cs="Consolas"/>
          <w:noProof w:val="0"/>
          <w:sz w:val="22"/>
          <w:szCs w:val="22"/>
          <w:lang w:val="en-US"/>
        </w:rPr>
        <w:t>devices.csv</w:t>
      </w:r>
      <w:r w:rsidRPr="77AC0498" w:rsidR="7AC3BF31">
        <w:rPr>
          <w:rFonts w:ascii="Times New Roman" w:hAnsi="Times New Roman" w:eastAsia="Times New Roman" w:cs="Times New Roman"/>
          <w:noProof w:val="0"/>
          <w:sz w:val="22"/>
          <w:szCs w:val="22"/>
          <w:lang w:val="en-US"/>
        </w:rPr>
        <w:t xml:space="preserve"> and then locate authentication event E-005 in </w:t>
      </w:r>
      <w:r w:rsidRPr="77AC0498" w:rsidR="7AC3BF31">
        <w:rPr>
          <w:rFonts w:ascii="Consolas" w:hAnsi="Consolas" w:eastAsia="Consolas" w:cs="Consolas"/>
          <w:noProof w:val="0"/>
          <w:sz w:val="22"/>
          <w:szCs w:val="22"/>
          <w:lang w:val="en-US"/>
        </w:rPr>
        <w:t>auth_events.csv</w:t>
      </w:r>
      <w:r w:rsidRPr="77AC0498" w:rsidR="7AC3BF31">
        <w:rPr>
          <w:rFonts w:ascii="Times New Roman" w:hAnsi="Times New Roman" w:eastAsia="Times New Roman" w:cs="Times New Roman"/>
          <w:noProof w:val="0"/>
          <w:sz w:val="22"/>
          <w:szCs w:val="22"/>
          <w:lang w:val="en-US"/>
        </w:rPr>
        <w:t xml:space="preserve"> to determine its outcome and UTC timestamp.</w:t>
      </w:r>
    </w:p>
    <w:p w:rsidR="2CD0EA64" w:rsidP="77AC0498" w:rsidRDefault="50F9913B" w14:paraId="6F044026" w14:textId="784230C9">
      <w:pPr>
        <w:spacing w:before="240" w:beforeAutospacing="off" w:after="240" w:afterAutospacing="off" w:line="300" w:lineRule="auto"/>
      </w:pPr>
      <w:r w:rsidRPr="77AC0498" w:rsidR="7AC3BF31">
        <w:rPr>
          <w:rFonts w:ascii="Times New Roman" w:hAnsi="Times New Roman" w:eastAsia="Times New Roman" w:cs="Times New Roman"/>
          <w:noProof w:val="0"/>
          <w:sz w:val="22"/>
          <w:szCs w:val="22"/>
          <w:lang w:val="en-US"/>
        </w:rPr>
        <w:t xml:space="preserve">Hermes successfully identified </w:t>
      </w:r>
      <w:r w:rsidRPr="77AC0498" w:rsidR="7AC3BF31">
        <w:rPr>
          <w:rFonts w:ascii="Times New Roman" w:hAnsi="Times New Roman" w:eastAsia="Times New Roman" w:cs="Times New Roman"/>
          <w:b w:val="1"/>
          <w:bCs w:val="1"/>
          <w:noProof w:val="0"/>
          <w:sz w:val="22"/>
          <w:szCs w:val="22"/>
          <w:lang w:val="en-US"/>
        </w:rPr>
        <w:t>Maya Chen</w:t>
      </w:r>
      <w:r w:rsidRPr="77AC0498" w:rsidR="7AC3BF31">
        <w:rPr>
          <w:rFonts w:ascii="Times New Roman" w:hAnsi="Times New Roman" w:eastAsia="Times New Roman" w:cs="Times New Roman"/>
          <w:noProof w:val="0"/>
          <w:sz w:val="22"/>
          <w:szCs w:val="22"/>
          <w:lang w:val="en-US"/>
        </w:rPr>
        <w:t xml:space="preserve"> as the owner of </w:t>
      </w:r>
      <w:r w:rsidRPr="77AC0498" w:rsidR="7AC3BF31">
        <w:rPr>
          <w:rFonts w:ascii="Times New Roman" w:hAnsi="Times New Roman" w:eastAsia="Times New Roman" w:cs="Times New Roman"/>
          <w:b w:val="1"/>
          <w:bCs w:val="1"/>
          <w:noProof w:val="0"/>
          <w:sz w:val="22"/>
          <w:szCs w:val="22"/>
          <w:lang w:val="en-US"/>
        </w:rPr>
        <w:t>D-102</w:t>
      </w:r>
      <w:r w:rsidRPr="77AC0498" w:rsidR="7AC3BF31">
        <w:rPr>
          <w:rFonts w:ascii="Times New Roman" w:hAnsi="Times New Roman" w:eastAsia="Times New Roman" w:cs="Times New Roman"/>
          <w:noProof w:val="0"/>
          <w:sz w:val="22"/>
          <w:szCs w:val="22"/>
          <w:lang w:val="en-US"/>
        </w:rPr>
        <w:t xml:space="preserve">. The authentication record for </w:t>
      </w:r>
      <w:r w:rsidRPr="77AC0498" w:rsidR="7AC3BF31">
        <w:rPr>
          <w:rFonts w:ascii="Times New Roman" w:hAnsi="Times New Roman" w:eastAsia="Times New Roman" w:cs="Times New Roman"/>
          <w:b w:val="1"/>
          <w:bCs w:val="1"/>
          <w:noProof w:val="0"/>
          <w:sz w:val="22"/>
          <w:szCs w:val="22"/>
          <w:lang w:val="en-US"/>
        </w:rPr>
        <w:t>E-005</w:t>
      </w:r>
      <w:r w:rsidRPr="77AC0498" w:rsidR="7AC3BF31">
        <w:rPr>
          <w:rFonts w:ascii="Times New Roman" w:hAnsi="Times New Roman" w:eastAsia="Times New Roman" w:cs="Times New Roman"/>
          <w:noProof w:val="0"/>
          <w:sz w:val="22"/>
          <w:szCs w:val="22"/>
          <w:lang w:val="en-US"/>
        </w:rPr>
        <w:t xml:space="preserve"> showed a </w:t>
      </w:r>
      <w:r w:rsidRPr="77AC0498" w:rsidR="7AC3BF31">
        <w:rPr>
          <w:rFonts w:ascii="Times New Roman" w:hAnsi="Times New Roman" w:eastAsia="Times New Roman" w:cs="Times New Roman"/>
          <w:b w:val="1"/>
          <w:bCs w:val="1"/>
          <w:noProof w:val="0"/>
          <w:sz w:val="22"/>
          <w:szCs w:val="22"/>
          <w:lang w:val="en-US"/>
        </w:rPr>
        <w:t>successful login on September 1, 2026, at 10:01:00 UTC</w:t>
      </w:r>
      <w:r w:rsidRPr="77AC0498" w:rsidR="7AC3BF31">
        <w:rPr>
          <w:rFonts w:ascii="Times New Roman" w:hAnsi="Times New Roman" w:eastAsia="Times New Roman" w:cs="Times New Roman"/>
          <w:noProof w:val="0"/>
          <w:sz w:val="22"/>
          <w:szCs w:val="22"/>
          <w:lang w:val="en-US"/>
        </w:rPr>
        <w:t>.</w:t>
      </w:r>
    </w:p>
    <w:p w:rsidR="2CD0EA64" w:rsidP="77AC0498" w:rsidRDefault="50F9913B" w14:paraId="5A31324B" w14:textId="1EEAC02D">
      <w:pPr>
        <w:spacing w:before="240" w:beforeAutospacing="off" w:after="240" w:afterAutospacing="off" w:line="300" w:lineRule="auto"/>
      </w:pPr>
      <w:r w:rsidRPr="77AC0498" w:rsidR="7AC3BF31">
        <w:rPr>
          <w:rFonts w:ascii="Times New Roman" w:hAnsi="Times New Roman" w:eastAsia="Times New Roman" w:cs="Times New Roman"/>
          <w:noProof w:val="0"/>
          <w:sz w:val="22"/>
          <w:szCs w:val="22"/>
          <w:lang w:val="en-US"/>
        </w:rPr>
        <w:t>The initial attempt did not produce the expected results. After the team refined the prompt to specify the relevant files and identifiers, Hermes completed the task successfully. This demonstrated both the agent's ability to correlate information across datasets and the importance of precise instructions when conducting forensic analysis.</w:t>
      </w:r>
    </w:p>
    <w:p w:rsidR="2CD0EA64" w:rsidP="77AC0498" w:rsidRDefault="50F9913B" w14:paraId="20FA2F15" w14:textId="4EBD99D9">
      <w:pPr>
        <w:pStyle w:val="Normal"/>
        <w:spacing w:before="210" w:after="210" w:line="300" w:lineRule="auto"/>
        <w:ind w:firstLine="0"/>
        <w:rPr>
          <w:rFonts w:ascii="Times New Roman" w:hAnsi="Times New Roman" w:eastAsia="Times New Roman" w:cs="Times New Roman"/>
          <w:noProof w:val="0"/>
          <w:sz w:val="22"/>
          <w:szCs w:val="22"/>
          <w:lang w:val="en-US"/>
        </w:rPr>
      </w:pPr>
      <w:r w:rsidR="1884F810">
        <w:drawing>
          <wp:inline wp14:editId="413DF431" wp14:anchorId="61FABF87">
            <wp:extent cx="5943600" cy="4029075"/>
            <wp:effectExtent l="0" t="0" r="0" b="0"/>
            <wp:docPr id="1364432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432831" name="Picture 1364432831"/>
                    <pic:cNvPicPr/>
                  </pic:nvPicPr>
                  <pic:blipFill>
                    <a:blip xmlns:r="http://schemas.openxmlformats.org/officeDocument/2006/relationships" r:embed="rId673841145">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p>
    <w:p w:rsidR="2CD0EA64" w:rsidP="77AC0498" w:rsidRDefault="50F9913B" w14:paraId="22EDD22C" w14:textId="186BA225">
      <w:pPr>
        <w:pStyle w:val="Heading3"/>
        <w:spacing w:before="210" w:after="210" w:line="300" w:lineRule="auto"/>
        <w:ind w:firstLine="0"/>
        <w:rPr>
          <w:rFonts w:ascii="Times New Roman" w:hAnsi="Times New Roman" w:eastAsia="Times New Roman" w:cs="Times New Roman"/>
          <w:i w:val="0"/>
          <w:iCs w:val="0"/>
          <w:sz w:val="24"/>
          <w:szCs w:val="24"/>
        </w:rPr>
      </w:pPr>
      <w:r w:rsidRPr="77AC0498" w:rsidR="50F9913B">
        <w:rPr>
          <w:rFonts w:ascii="Times New Roman" w:hAnsi="Times New Roman" w:eastAsia="Times New Roman" w:cs="Times New Roman"/>
          <w:i w:val="0"/>
          <w:iCs w:val="0"/>
          <w:sz w:val="24"/>
          <w:szCs w:val="24"/>
        </w:rPr>
        <w:t xml:space="preserve">Test </w:t>
      </w:r>
      <w:r w:rsidRPr="77AC0498" w:rsidR="62A2C806">
        <w:rPr>
          <w:rFonts w:ascii="Times New Roman" w:hAnsi="Times New Roman" w:eastAsia="Times New Roman" w:cs="Times New Roman"/>
          <w:i w:val="0"/>
          <w:iCs w:val="0"/>
          <w:sz w:val="24"/>
          <w:szCs w:val="24"/>
        </w:rPr>
        <w:t>4</w:t>
      </w:r>
      <w:r w:rsidRPr="77AC0498" w:rsidR="50F9913B">
        <w:rPr>
          <w:rFonts w:ascii="Times New Roman" w:hAnsi="Times New Roman" w:eastAsia="Times New Roman" w:cs="Times New Roman"/>
          <w:i w:val="0"/>
          <w:iCs w:val="0"/>
          <w:sz w:val="24"/>
          <w:szCs w:val="24"/>
        </w:rPr>
        <w:t>: Web Search Tool Call</w:t>
      </w:r>
    </w:p>
    <w:p w:rsidR="50F9913B" w:rsidP="3D955BD2" w:rsidRDefault="50F9913B" w14:paraId="18A499BC" w14:textId="77777777">
      <w:pPr>
        <w:spacing w:before="210" w:after="210" w:line="300" w:lineRule="auto"/>
      </w:pPr>
      <w:r w:rsidRPr="3D955BD2">
        <w:rPr>
          <w:rFonts w:ascii="Times New Roman" w:hAnsi="Times New Roman" w:eastAsia="Times New Roman" w:cs="Times New Roman"/>
          <w:sz w:val="21"/>
          <w:szCs w:val="21"/>
        </w:rPr>
        <w:t>Another test asked Hermes for the current weather in Maryland. Since weather conditions change frequently, Hermes recognized that it needed up-to-date information and selected the web_search tool. The system searched for weather information, reviewed the results, and generated a response based on the information it found.</w:t>
      </w:r>
    </w:p>
    <w:p w:rsidR="5AE769B1" w:rsidP="3D955BD2" w:rsidRDefault="5AE769B1" w14:paraId="7DAA7A2A" w14:textId="77777777">
      <w:pPr>
        <w:spacing w:line="300" w:lineRule="auto"/>
        <w:ind w:firstLine="0"/>
        <w:rPr>
          <w:rFonts w:ascii="Times New Roman" w:hAnsi="Times New Roman" w:eastAsia="Times New Roman" w:cs="Times New Roman"/>
          <w:sz w:val="21"/>
          <w:szCs w:val="21"/>
        </w:rPr>
      </w:pPr>
      <w:r w:rsidRPr="3D955BD2">
        <w:rPr>
          <w:rFonts w:ascii="Times New Roman" w:hAnsi="Times New Roman" w:eastAsia="Times New Roman" w:cs="Times New Roman"/>
          <w:b/>
          <w:bCs/>
          <w:sz w:val="21"/>
          <w:szCs w:val="21"/>
        </w:rPr>
        <w:t>Figure 2.</w:t>
      </w:r>
      <w:r w:rsidRPr="3D955BD2">
        <w:rPr>
          <w:rFonts w:ascii="Times New Roman" w:hAnsi="Times New Roman" w:eastAsia="Times New Roman" w:cs="Times New Roman"/>
          <w:sz w:val="21"/>
          <w:szCs w:val="21"/>
        </w:rPr>
        <w:t xml:space="preserve"> </w:t>
      </w:r>
      <w:r w:rsidRPr="3D955BD2" w:rsidR="6B91B615">
        <w:rPr>
          <w:rFonts w:ascii="Times New Roman" w:hAnsi="Times New Roman" w:eastAsia="Times New Roman" w:cs="Times New Roman"/>
          <w:sz w:val="21"/>
          <w:szCs w:val="21"/>
        </w:rPr>
        <w:t>Hermes successfully used the web_search tool to retrieve current weather information and generate a response.</w:t>
      </w:r>
    </w:p>
    <w:p w:rsidR="60F6EA08" w:rsidP="3D955BD2" w:rsidRDefault="60F6EA08" w14:paraId="101D984B" w14:textId="77777777">
      <w:pPr>
        <w:spacing w:line="240" w:lineRule="auto"/>
        <w:ind w:firstLine="0"/>
        <w:rPr>
          <w:rFonts w:ascii="Times New Roman" w:hAnsi="Times New Roman" w:eastAsia="Times New Roman" w:cs="Times New Roman"/>
        </w:rPr>
      </w:pPr>
      <w:r>
        <w:rPr>
          <w:noProof/>
        </w:rPr>
        <w:drawing>
          <wp:inline distT="0" distB="0" distL="0" distR="0" wp14:anchorId="3A64137F" wp14:editId="4CC1DB79">
            <wp:extent cx="6400800" cy="3887070"/>
            <wp:effectExtent l="0" t="0" r="0" b="0"/>
            <wp:docPr id="129950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57098" name=""/>
                    <pic:cNvPicPr/>
                  </pic:nvPicPr>
                  <pic:blipFill>
                    <a:blip r:embed="rId10"/>
                    <a:stretch>
                      <a:fillRect/>
                    </a:stretch>
                  </pic:blipFill>
                  <pic:spPr>
                    <a:xfrm>
                      <a:off x="0" y="0"/>
                      <a:ext cx="6400800" cy="3887070"/>
                    </a:xfrm>
                    <a:prstGeom prst="rect">
                      <a:avLst/>
                    </a:prstGeom>
                  </pic:spPr>
                </pic:pic>
              </a:graphicData>
            </a:graphic>
          </wp:inline>
        </w:drawing>
      </w:r>
    </w:p>
    <w:p w:rsidR="2CD0EA64" w:rsidP="6EE4A221" w:rsidRDefault="50F9913B" w14:paraId="5A68329C" w14:textId="5FF7C7B9">
      <w:pPr>
        <w:spacing w:before="210" w:after="210" w:line="300" w:lineRule="auto"/>
        <w:rPr>
          <w:rFonts w:ascii="Times New Roman" w:hAnsi="Times New Roman" w:eastAsia="Times New Roman" w:cs="Times New Roman"/>
          <w:b w:val="1"/>
          <w:bCs w:val="1"/>
          <w:sz w:val="24"/>
          <w:szCs w:val="24"/>
        </w:rPr>
      </w:pPr>
      <w:r w:rsidRPr="77AC0498" w:rsidR="50F9913B">
        <w:rPr>
          <w:rFonts w:ascii="Times New Roman" w:hAnsi="Times New Roman" w:eastAsia="Times New Roman" w:cs="Times New Roman"/>
          <w:b w:val="1"/>
          <w:bCs w:val="1"/>
          <w:sz w:val="24"/>
          <w:szCs w:val="24"/>
        </w:rPr>
        <w:t xml:space="preserve">Test </w:t>
      </w:r>
      <w:r w:rsidRPr="77AC0498" w:rsidR="2D0E8172">
        <w:rPr>
          <w:rFonts w:ascii="Times New Roman" w:hAnsi="Times New Roman" w:eastAsia="Times New Roman" w:cs="Times New Roman"/>
          <w:b w:val="1"/>
          <w:bCs w:val="1"/>
          <w:sz w:val="24"/>
          <w:szCs w:val="24"/>
        </w:rPr>
        <w:t>5</w:t>
      </w:r>
      <w:r w:rsidRPr="77AC0498" w:rsidR="50F9913B">
        <w:rPr>
          <w:rFonts w:ascii="Times New Roman" w:hAnsi="Times New Roman" w:eastAsia="Times New Roman" w:cs="Times New Roman"/>
          <w:b w:val="1"/>
          <w:bCs w:val="1"/>
          <w:sz w:val="24"/>
          <w:szCs w:val="24"/>
        </w:rPr>
        <w:t>: Prompt Refinement</w:t>
      </w:r>
    </w:p>
    <w:p w:rsidR="2CD0EA64" w:rsidP="6EE4A221" w:rsidRDefault="50F9913B" w14:paraId="6A6A81CE" w14:textId="77777777">
      <w:pPr>
        <w:spacing w:before="210" w:after="210" w:line="300" w:lineRule="auto"/>
      </w:pPr>
      <w:r w:rsidRPr="77AC0498" w:rsidR="50F9913B">
        <w:rPr>
          <w:rFonts w:ascii="Times New Roman" w:hAnsi="Times New Roman" w:eastAsia="Times New Roman" w:cs="Times New Roman"/>
          <w:sz w:val="21"/>
          <w:szCs w:val="21"/>
        </w:rPr>
        <w:t>During testing, the team also observed that some prompts worked better than others. In one example, the original prompt did not provide the desired result. After revising the prompt and adding more detail, Hermes was able to successfully complete the task. This demonstrated the importance of clear and specific prompts when working with AI systems.</w:t>
      </w:r>
    </w:p>
    <w:p w:rsidR="77AC0498" w:rsidP="77AC0498" w:rsidRDefault="77AC0498" w14:paraId="446A00C9" w14:textId="2EA353CA">
      <w:pPr>
        <w:spacing w:before="210" w:after="210" w:line="300" w:lineRule="auto"/>
        <w:rPr>
          <w:rFonts w:ascii="Times New Roman" w:hAnsi="Times New Roman" w:eastAsia="Times New Roman" w:cs="Times New Roman"/>
          <w:sz w:val="21"/>
          <w:szCs w:val="21"/>
        </w:rPr>
      </w:pPr>
    </w:p>
    <w:p w:rsidR="2CD0EA64" w:rsidP="3D955BD2" w:rsidRDefault="50F9913B" w14:paraId="1302B4B3" w14:textId="77777777">
      <w:pPr>
        <w:spacing w:before="210" w:after="210" w:line="300" w:lineRule="auto"/>
        <w:ind w:firstLine="0"/>
      </w:pPr>
      <w:r w:rsidRPr="3D955BD2">
        <w:rPr>
          <w:rFonts w:ascii="Times New Roman" w:hAnsi="Times New Roman" w:eastAsia="Times New Roman" w:cs="Times New Roman"/>
          <w:b/>
          <w:bCs/>
          <w:sz w:val="21"/>
          <w:szCs w:val="21"/>
        </w:rPr>
        <w:t>Figure 3.</w:t>
      </w:r>
      <w:r w:rsidRPr="3D955BD2">
        <w:rPr>
          <w:rFonts w:ascii="Times New Roman" w:hAnsi="Times New Roman" w:eastAsia="Times New Roman" w:cs="Times New Roman"/>
          <w:sz w:val="21"/>
          <w:szCs w:val="21"/>
        </w:rPr>
        <w:t xml:space="preserve"> Example of prompt refinement leading to improved results.</w:t>
      </w:r>
    </w:p>
    <w:p w:rsidR="2DF1BC5D" w:rsidP="2DF1BC5D" w:rsidRDefault="2DF1BC5D" w14:paraId="69DAE9FA" w14:textId="77777777">
      <w:pPr>
        <w:spacing w:before="210" w:after="210" w:line="300" w:lineRule="auto"/>
        <w:rPr>
          <w:rFonts w:ascii="Times New Roman" w:hAnsi="Times New Roman" w:eastAsia="Times New Roman" w:cs="Times New Roman"/>
          <w:sz w:val="21"/>
          <w:szCs w:val="21"/>
        </w:rPr>
      </w:pPr>
      <w:r>
        <w:rPr>
          <w:noProof/>
        </w:rPr>
        <w:drawing>
          <wp:anchor distT="0" distB="0" distL="114300" distR="114300" simplePos="0" relativeHeight="251658241" behindDoc="0" locked="0" layoutInCell="1" allowOverlap="1" wp14:anchorId="3D0B5DE3" wp14:editId="4E25BFA8">
            <wp:simplePos x="0" y="0"/>
            <wp:positionH relativeFrom="column">
              <wp:posOffset>-209550</wp:posOffset>
            </wp:positionH>
            <wp:positionV relativeFrom="paragraph">
              <wp:posOffset>38100</wp:posOffset>
            </wp:positionV>
            <wp:extent cx="6400800" cy="1123950"/>
            <wp:effectExtent l="0" t="0" r="0" b="0"/>
            <wp:wrapNone/>
            <wp:docPr id="120689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98793" name="Picture 1206898793"/>
                    <pic:cNvPicPr/>
                  </pic:nvPicPr>
                  <pic:blipFill>
                    <a:blip r:embed="rId12">
                      <a:extLst>
                        <a:ext uri="{28A0092B-C50C-407E-A947-70E740481C1C}">
                          <a14:useLocalDpi xmlns:a14="http://schemas.microsoft.com/office/drawing/2010/main"/>
                        </a:ext>
                      </a:extLst>
                    </a:blip>
                    <a:stretch>
                      <a:fillRect/>
                    </a:stretch>
                  </pic:blipFill>
                  <pic:spPr>
                    <a:xfrm>
                      <a:off x="0" y="0"/>
                      <a:ext cx="6400800" cy="1123950"/>
                    </a:xfrm>
                    <a:prstGeom prst="rect">
                      <a:avLst/>
                    </a:prstGeom>
                  </pic:spPr>
                </pic:pic>
              </a:graphicData>
            </a:graphic>
            <wp14:sizeRelH relativeFrom="page">
              <wp14:pctWidth>0</wp14:pctWidth>
            </wp14:sizeRelH>
            <wp14:sizeRelV relativeFrom="page">
              <wp14:pctHeight>0</wp14:pctHeight>
            </wp14:sizeRelV>
          </wp:anchor>
        </w:drawing>
      </w:r>
    </w:p>
    <w:p w:rsidR="2DF1BC5D" w:rsidP="2DF1BC5D" w:rsidRDefault="2DF1BC5D" w14:paraId="0E4F0972" w14:textId="77777777">
      <w:pPr>
        <w:spacing w:before="210" w:after="210" w:line="300" w:lineRule="auto"/>
        <w:rPr>
          <w:rFonts w:ascii="Times New Roman" w:hAnsi="Times New Roman" w:eastAsia="Times New Roman" w:cs="Times New Roman"/>
          <w:sz w:val="21"/>
          <w:szCs w:val="21"/>
        </w:rPr>
      </w:pPr>
    </w:p>
    <w:p w:rsidR="2DF1BC5D" w:rsidP="2DF1BC5D" w:rsidRDefault="2DF1BC5D" w14:paraId="092A03EE" w14:textId="77777777">
      <w:pPr>
        <w:spacing w:before="210" w:after="210" w:line="300" w:lineRule="auto"/>
      </w:pPr>
    </w:p>
    <w:p w:rsidR="2DF1BC5D" w:rsidP="2DF1BC5D" w:rsidRDefault="2DF1BC5D" w14:paraId="2BE566B4" w14:textId="77777777">
      <w:pPr>
        <w:spacing w:before="210" w:after="210" w:line="300" w:lineRule="auto"/>
      </w:pPr>
    </w:p>
    <w:p w:rsidR="2CD0EA64" w:rsidP="6EE4A221" w:rsidRDefault="50F9913B" w14:paraId="1AA1C56F" w14:textId="77777777">
      <w:pPr>
        <w:pStyle w:val="Heading3"/>
        <w:spacing w:before="246" w:after="246" w:line="300" w:lineRule="auto"/>
        <w:rPr>
          <w:rFonts w:ascii="Times New Roman" w:hAnsi="Times New Roman" w:eastAsia="Times New Roman" w:cs="Times New Roman"/>
          <w:i w:val="0"/>
          <w:iCs w:val="0"/>
          <w:sz w:val="24"/>
          <w:szCs w:val="24"/>
        </w:rPr>
      </w:pPr>
      <w:r w:rsidRPr="6EE4A221">
        <w:rPr>
          <w:rFonts w:ascii="Times New Roman" w:hAnsi="Times New Roman" w:eastAsia="Times New Roman" w:cs="Times New Roman"/>
          <w:i w:val="0"/>
          <w:iCs w:val="0"/>
          <w:sz w:val="24"/>
          <w:szCs w:val="24"/>
        </w:rPr>
        <w:t>Summary of Results</w:t>
      </w:r>
    </w:p>
    <w:p w:rsidR="00167BA6" w:rsidP="40F89708" w:rsidRDefault="50F9913B" w14:paraId="39A4327D" w14:textId="77777777">
      <w:pPr>
        <w:spacing w:line="300" w:lineRule="auto"/>
        <w:ind w:firstLine="0"/>
        <w:rPr>
          <w:ins w:author="Microsoft Word" w:date="2026-10-16T12:16:00Z" w16du:dateUtc="2026-10-16T16:16:00Z" w:id="65"/>
          <w:rFonts w:ascii="Times New Roman" w:hAnsi="Times New Roman" w:eastAsia="Times New Roman" w:cs="Times New Roman"/>
          <w:b/>
          <w:bCs/>
          <w:sz w:val="28"/>
          <w:szCs w:val="28"/>
        </w:rPr>
      </w:pPr>
      <w:r w:rsidRPr="3D955BD2">
        <w:rPr>
          <w:rFonts w:ascii="Times New Roman" w:hAnsi="Times New Roman" w:eastAsia="Times New Roman" w:cs="Times New Roman"/>
          <w:sz w:val="21"/>
          <w:szCs w:val="21"/>
        </w:rPr>
        <w:t xml:space="preserve">Overall, the testing showed that Hermes could respond using its own reasoning when a tool was not needed and successfully use external tools when additional information was required. The audit trails also provided valuable insight into how the system selected tools and processed requests. The results demonstrated that Hermes </w:t>
      </w:r>
      <w:r w:rsidRPr="3D955BD2" w:rsidR="1C234BC8">
        <w:rPr>
          <w:rFonts w:ascii="Times New Roman" w:hAnsi="Times New Roman" w:eastAsia="Times New Roman" w:cs="Times New Roman"/>
          <w:sz w:val="21"/>
          <w:szCs w:val="21"/>
        </w:rPr>
        <w:t>could retrieve</w:t>
      </w:r>
      <w:r w:rsidRPr="3D955BD2">
        <w:rPr>
          <w:rFonts w:ascii="Times New Roman" w:hAnsi="Times New Roman" w:eastAsia="Times New Roman" w:cs="Times New Roman"/>
          <w:sz w:val="21"/>
          <w:szCs w:val="21"/>
        </w:rPr>
        <w:t xml:space="preserve"> information, </w:t>
      </w:r>
      <w:r w:rsidRPr="3D955BD2" w:rsidR="33DDA672">
        <w:rPr>
          <w:rFonts w:ascii="Times New Roman" w:hAnsi="Times New Roman" w:eastAsia="Times New Roman" w:cs="Times New Roman"/>
          <w:sz w:val="21"/>
          <w:szCs w:val="21"/>
        </w:rPr>
        <w:t>analyze</w:t>
      </w:r>
      <w:r w:rsidRPr="3D955BD2">
        <w:rPr>
          <w:rFonts w:ascii="Times New Roman" w:hAnsi="Times New Roman" w:eastAsia="Times New Roman" w:cs="Times New Roman"/>
          <w:sz w:val="21"/>
          <w:szCs w:val="21"/>
        </w:rPr>
        <w:t xml:space="preserve"> results, and </w:t>
      </w:r>
      <w:r w:rsidRPr="3D955BD2" w:rsidR="475B2031">
        <w:rPr>
          <w:rFonts w:ascii="Times New Roman" w:hAnsi="Times New Roman" w:eastAsia="Times New Roman" w:cs="Times New Roman"/>
          <w:sz w:val="21"/>
          <w:szCs w:val="21"/>
        </w:rPr>
        <w:t>generate</w:t>
      </w:r>
      <w:r w:rsidRPr="3D955BD2">
        <w:rPr>
          <w:rFonts w:ascii="Times New Roman" w:hAnsi="Times New Roman" w:eastAsia="Times New Roman" w:cs="Times New Roman"/>
          <w:sz w:val="21"/>
          <w:szCs w:val="21"/>
        </w:rPr>
        <w:t xml:space="preserve"> useful responses based on user prompts.</w:t>
      </w:r>
    </w:p>
    <w:p w:rsidR="00167BA6" w:rsidP="40F89708" w:rsidRDefault="00167BA6" w14:paraId="6D383ACB" w14:textId="77777777">
      <w:pPr>
        <w:spacing w:line="300" w:lineRule="auto"/>
        <w:ind w:firstLine="0"/>
        <w:rPr>
          <w:ins w:author="Microsoft Word" w:date="2026-10-16T12:16:00Z" w16du:dateUtc="2026-10-16T16:16:00Z" w:id="66"/>
          <w:rFonts w:ascii="Times New Roman" w:hAnsi="Times New Roman" w:eastAsia="Times New Roman" w:cs="Times New Roman"/>
          <w:b/>
          <w:bCs/>
          <w:sz w:val="28"/>
          <w:szCs w:val="28"/>
        </w:rPr>
      </w:pPr>
    </w:p>
    <w:p w:rsidR="342CFFBE" w:rsidP="77AC0498" w:rsidRDefault="342CFFBE" w14:paraId="42805020" w14:textId="5E3D4737">
      <w:pPr>
        <w:pStyle w:val="Normal"/>
        <w:spacing w:line="300" w:lineRule="auto"/>
        <w:ind w:firstLine="0"/>
        <w:jc w:val="center"/>
        <w:rPr>
          <w:rFonts w:ascii="Times New Roman" w:hAnsi="Times New Roman"/>
          <w:b w:val="1"/>
          <w:bCs w:val="1"/>
          <w:sz w:val="24"/>
          <w:szCs w:val="24"/>
          <w:rPrChange w:author="Microsoft Word" w:date="2026-10-16T12:16:00Z" w:id="690649239">
            <w:rPr>
              <w:rFonts w:ascii="Times New Roman" w:hAnsi="Times New Roman" w:eastAsia="Times New Roman" w:cs="Times New Roman"/>
              <w:b w:val="1"/>
              <w:bCs w:val="1"/>
              <w:sz w:val="28"/>
              <w:szCs w:val="28"/>
            </w:rPr>
          </w:rPrChange>
        </w:rPr>
      </w:pPr>
      <w:r w:rsidRPr="77AC0498" w:rsidR="342CFFBE">
        <w:rPr>
          <w:rFonts w:ascii="Times New Roman" w:hAnsi="Times New Roman"/>
          <w:b w:val="1"/>
          <w:bCs w:val="1"/>
          <w:sz w:val="24"/>
          <w:szCs w:val="24"/>
          <w:rPrChange w:author="Microsoft Word" w:date="2026-10-16T12:16:00Z" w16du:dateUtc="2026-10-16T16:16:00Z" w:id="1386975570">
            <w:rPr>
              <w:rFonts w:ascii="Times New Roman" w:hAnsi="Times New Roman" w:eastAsia="Times New Roman" w:cs="Times New Roman"/>
              <w:b w:val="1"/>
              <w:bCs w:val="1"/>
              <w:sz w:val="28"/>
              <w:szCs w:val="28"/>
            </w:rPr>
          </w:rPrChange>
        </w:rPr>
        <w:t>Hermes Architecture and Tool Calling Process</w:t>
      </w:r>
    </w:p>
    <w:p w:rsidR="76CCBB85" w:rsidRDefault="76CCBB85" w14:paraId="26D262E3" w14:textId="7F75B953">
      <w:pPr>
        <w:ind w:firstLine="0"/>
        <w:rPr>
          <w:rFonts w:ascii="Times New Roman" w:hAnsi="Times New Roman"/>
          <w:sz w:val="24"/>
          <w:rPrChange w:author="Microsoft Word" w:date="2026-10-16T12:16:00Z" w16du:dateUtc="2026-10-16T16:16:00Z" w:id="76">
            <w:rPr>
              <w:rFonts w:ascii="Times New Roman" w:hAnsi="Times New Roman" w:eastAsia="Times New Roman" w:cs="Times New Roman"/>
              <w:b/>
              <w:bCs/>
              <w:sz w:val="24"/>
              <w:szCs w:val="24"/>
            </w:rPr>
          </w:rPrChange>
        </w:rPr>
        <w:pPrChange w:author="Microsoft Word" w:date="2026-10-16T12:16:00Z" w16du:dateUtc="2026-10-16T16:16:00Z" w:id="77">
          <w:pPr>
            <w:spacing w:line="300" w:lineRule="auto"/>
            <w:ind w:firstLine="0"/>
          </w:pPr>
        </w:pPrChange>
      </w:pPr>
      <w:r w:rsidRPr="2CD0EA64">
        <w:rPr>
          <w:rFonts w:ascii="Times New Roman" w:hAnsi="Times New Roman"/>
          <w:sz w:val="24"/>
          <w:rPrChange w:author="Microsoft Word" w:date="2026-10-16T12:16:00Z" w16du:dateUtc="2026-10-16T16:16:00Z" w:id="78">
            <w:rPr>
              <w:rFonts w:ascii="Times New Roman" w:hAnsi="Times New Roman" w:eastAsia="Times New Roman" w:cs="Times New Roman"/>
              <w:b/>
              <w:bCs/>
              <w:sz w:val="24"/>
              <w:szCs w:val="24"/>
            </w:rPr>
          </w:rPrChange>
        </w:rPr>
        <w:t>System Architecture</w:t>
      </w:r>
    </w:p>
    <w:p w:rsidR="76CCBB85" w:rsidRDefault="76CCBB85" w14:paraId="48F26770" w14:textId="61B70B56">
      <w:pPr>
        <w:ind w:firstLine="0"/>
        <w:rPr>
          <w:rPrChange w:author="Microsoft Word" w:date="2026-10-16T12:16:00Z" w16du:dateUtc="2026-10-16T16:16:00Z" w:id="79">
            <w:rPr>
              <w:rFonts w:ascii="Times New Roman" w:hAnsi="Times New Roman" w:eastAsia="Times New Roman" w:cs="Times New Roman"/>
              <w:sz w:val="21"/>
              <w:szCs w:val="21"/>
            </w:rPr>
          </w:rPrChange>
        </w:rPr>
        <w:pPrChange w:author="Microsoft Word" w:date="2026-10-16T12:16:00Z" w16du:dateUtc="2026-10-16T16:16:00Z" w:id="80">
          <w:pPr>
            <w:spacing w:line="300" w:lineRule="auto"/>
            <w:ind w:firstLine="0"/>
          </w:pPr>
        </w:pPrChange>
      </w:pPr>
      <w:r w:rsidRPr="40F89708">
        <w:rPr>
          <w:rFonts w:ascii="Times New Roman" w:hAnsi="Times New Roman" w:eastAsia="Times New Roman" w:cs="Times New Roman"/>
          <w:sz w:val="21"/>
          <w:szCs w:val="21"/>
        </w:rPr>
        <w:t>Hermes uses several components that work together to answer user requests. When a user submits a prompt, Hermes first analyzes the request to determine what information is needed. If the request requires information that Hermes does not already know, it can use a tool to gather additional information. After the tool returns the results, Hermes processes the information and generates a final response for the user.</w:t>
      </w:r>
    </w:p>
    <w:p w:rsidR="46092079" w:rsidP="77AC0498" w:rsidRDefault="46092079" w14:paraId="5BB412C8" w14:textId="0DD77A8A">
      <w:pPr>
        <w:pStyle w:val="Normal"/>
        <w:spacing w:line="300" w:lineRule="auto"/>
        <w:ind w:firstLine="0"/>
        <w:rPr>
          <w:rPrChange w:author="" w16du:dateUtc="2026-10-16T16:16:00Z" w:id="1370447071"/>
        </w:rPr>
        <w:pPrChange w:author="Microsoft Word" w:date="2026-10-16T12:16:00Z">
          <w:pPr>
            <w:spacing w:line="300" w:lineRule="auto"/>
            <w:ind w:firstLine="0"/>
          </w:pPr>
        </w:pPrChange>
      </w:pPr>
      <w:r w:rsidRPr="77AC0498" w:rsidR="2890B9C0">
        <w:rPr>
          <w:rFonts w:ascii="Times New Roman" w:hAnsi="Times New Roman"/>
          <w:b w:val="1"/>
          <w:bCs w:val="1"/>
          <w:sz w:val="21"/>
          <w:szCs w:val="21"/>
        </w:rPr>
        <w:t>F</w:t>
      </w:r>
      <w:r w:rsidRPr="77AC0498" w:rsidR="41EB9AD9">
        <w:rPr>
          <w:rFonts w:ascii="Times New Roman" w:hAnsi="Times New Roman"/>
          <w:b w:val="1"/>
          <w:bCs w:val="1"/>
          <w:sz w:val="21"/>
          <w:szCs w:val="21"/>
          <w:rPrChange w:author="Microsoft Word" w:date="2026-10-16T12:16:00Z" w16du:dateUtc="2026-10-16T16:16:00Z" w:id="496941513">
            <w:rPr>
              <w:rFonts w:ascii="Segoe UI" w:hAnsi="Segoe UI" w:eastAsia="Segoe UI" w:cs="Segoe UI"/>
              <w:b w:val="1"/>
              <w:bCs w:val="1"/>
              <w:sz w:val="21"/>
              <w:szCs w:val="21"/>
            </w:rPr>
          </w:rPrChange>
        </w:rPr>
        <w:t>igure 1</w:t>
      </w:r>
      <w:del w:author="Microsoft Word" w:date="2026-10-16T12:16:00Z" w16du:dateUtc="2026-10-16T16:16:00Z" w:id="1460648114">
        <w:r w:rsidRPr="77AC0498" w:rsidDel="4F3BCF5C">
          <w:rPr>
            <w:rFonts w:ascii="Times New Roman" w:hAnsi="Times New Roman" w:eastAsia="Times New Roman" w:cs="Times New Roman"/>
            <w:b w:val="1"/>
            <w:bCs w:val="1"/>
            <w:sz w:val="21"/>
            <w:szCs w:val="21"/>
          </w:rPr>
          <w:delText>.</w:delText>
        </w:r>
      </w:del>
      <w:ins w:author="Microsoft Word" w:date="2026-10-16T12:16:00Z" w16du:dateUtc="2026-10-16T16:16:00Z" w:id="1196759693">
        <w:r w:rsidRPr="77AC0498" w:rsidR="41EB9AD9">
          <w:rPr>
            <w:rFonts w:ascii="Segoe UI" w:hAnsi="Segoe UI" w:eastAsia="Segoe UI" w:cs="Segoe UI"/>
            <w:b w:val="1"/>
            <w:bCs w:val="1"/>
            <w:sz w:val="21"/>
            <w:szCs w:val="21"/>
          </w:rPr>
          <w:t>:</w:t>
        </w:r>
      </w:ins>
      <w:r w:rsidRPr="77AC0498" w:rsidR="41EB9AD9">
        <w:rPr>
          <w:rFonts w:ascii="Times New Roman" w:hAnsi="Times New Roman"/>
          <w:sz w:val="21"/>
          <w:szCs w:val="21"/>
        </w:rPr>
        <w:t xml:space="preserve"> Hermes Tool-Calling Architecture</w:t>
      </w:r>
    </w:p>
    <w:p w:rsidR="46092079" w:rsidP="77AC0498" w:rsidRDefault="46092079" w14:paraId="5BBE150D" w14:textId="5E8EC8EF">
      <w:pPr>
        <w:spacing w:line="300" w:lineRule="auto"/>
        <w:ind w:firstLine="0"/>
        <w:rPr>
          <w:rFonts w:ascii="Times New Roman" w:hAnsi="Times New Roman"/>
          <w:sz w:val="21"/>
          <w:szCs w:val="21"/>
          <w:rPrChange w:author="Microsoft Word" w:date="2026-10-16T12:16:00Z" w16du:dateUtc="2026-10-16T16:16:00Z" w:id="1642869996">
            <w:rPr/>
          </w:rPrChange>
        </w:rPr>
      </w:pPr>
      <w:r w:rsidRPr="77AC0498" w:rsidR="3BDDAC90">
        <w:rPr>
          <w:rFonts w:ascii="Times New Roman" w:hAnsi="Times New Roman" w:eastAsia="Times New Roman" w:cs="Times New Roman"/>
          <w:sz w:val="21"/>
          <w:szCs w:val="21"/>
        </w:rPr>
        <w:t>Illustrates</w:t>
      </w:r>
      <w:r w:rsidRPr="77AC0498" w:rsidR="46092079">
        <w:rPr>
          <w:rFonts w:ascii="Times New Roman" w:hAnsi="Times New Roman"/>
          <w:sz w:val="21"/>
          <w:szCs w:val="21"/>
          <w:rPrChange w:author="Microsoft Word" w:date="2026-10-16T12:16:00Z" w16du:dateUtc="2026-10-16T16:16:00Z" w:id="1563715718">
            <w:rPr>
              <w:rFonts w:ascii="Segoe UI" w:hAnsi="Segoe UI" w:eastAsia="Segoe UI" w:cs="Segoe UI"/>
              <w:sz w:val="21"/>
              <w:szCs w:val="21"/>
            </w:rPr>
          </w:rPrChange>
        </w:rPr>
        <w:t xml:space="preserve"> the workflow Hermes follows when processing a request. If external information is </w:t>
      </w:r>
      <w:r w:rsidRPr="77AC0498" w:rsidR="46092079">
        <w:rPr>
          <w:rFonts w:ascii="Times New Roman" w:hAnsi="Times New Roman"/>
          <w:sz w:val="21"/>
          <w:szCs w:val="21"/>
          <w:rPrChange w:author="Microsoft Word" w:date="2026-10-16T12:16:00Z" w16du:dateUtc="2026-10-16T16:16:00Z" w:id="2050017705">
            <w:rPr>
              <w:rFonts w:ascii="Segoe UI" w:hAnsi="Segoe UI" w:eastAsia="Segoe UI" w:cs="Segoe UI"/>
              <w:sz w:val="21"/>
              <w:szCs w:val="21"/>
            </w:rPr>
          </w:rPrChange>
        </w:rPr>
        <w:t>required</w:t>
      </w:r>
      <w:r w:rsidRPr="77AC0498" w:rsidR="46092079">
        <w:rPr>
          <w:rFonts w:ascii="Times New Roman" w:hAnsi="Times New Roman"/>
          <w:sz w:val="21"/>
          <w:szCs w:val="21"/>
          <w:rPrChange w:author="Microsoft Word" w:date="2026-10-16T12:16:00Z" w16du:dateUtc="2026-10-16T16:16:00Z" w:id="1027074750">
            <w:rPr>
              <w:rFonts w:ascii="Segoe UI" w:hAnsi="Segoe UI" w:eastAsia="Segoe UI" w:cs="Segoe UI"/>
              <w:sz w:val="21"/>
              <w:szCs w:val="21"/>
            </w:rPr>
          </w:rPrChange>
        </w:rPr>
        <w:t xml:space="preserve">, Hermes selects the </w:t>
      </w:r>
      <w:r w:rsidRPr="77AC0498" w:rsidR="46092079">
        <w:rPr>
          <w:rFonts w:ascii="Times New Roman" w:hAnsi="Times New Roman"/>
          <w:sz w:val="21"/>
          <w:szCs w:val="21"/>
          <w:rPrChange w:author="Microsoft Word" w:date="2026-10-16T12:16:00Z" w16du:dateUtc="2026-10-16T16:16:00Z" w:id="1667280079">
            <w:rPr>
              <w:rFonts w:ascii="Segoe UI" w:hAnsi="Segoe UI" w:eastAsia="Segoe UI" w:cs="Segoe UI"/>
              <w:sz w:val="21"/>
              <w:szCs w:val="21"/>
            </w:rPr>
          </w:rPrChange>
        </w:rPr>
        <w:t>appropriate tool</w:t>
      </w:r>
      <w:r w:rsidRPr="77AC0498" w:rsidR="46092079">
        <w:rPr>
          <w:rFonts w:ascii="Times New Roman" w:hAnsi="Times New Roman"/>
          <w:sz w:val="21"/>
          <w:szCs w:val="21"/>
          <w:rPrChange w:author="Microsoft Word" w:date="2026-10-16T12:16:00Z" w16du:dateUtc="2026-10-16T16:16:00Z" w:id="240538238">
            <w:rPr>
              <w:rFonts w:ascii="Segoe UI" w:hAnsi="Segoe UI" w:eastAsia="Segoe UI" w:cs="Segoe UI"/>
              <w:sz w:val="21"/>
              <w:szCs w:val="21"/>
            </w:rPr>
          </w:rPrChange>
        </w:rPr>
        <w:t>, retrieves the information, analyzes the results, and generates a final response for the user.</w:t>
      </w:r>
    </w:p>
    <w:p w:rsidR="40F89708" w:rsidP="77AC0498" w:rsidRDefault="40F89708" w14:paraId="3CE535CA" w14:textId="2EFBAB1B">
      <w:pPr>
        <w:pStyle w:val="Normal"/>
        <w:spacing w:line="300" w:lineRule="auto"/>
        <w:ind w:firstLine="0"/>
        <w:rPr>
          <w:rFonts w:ascii="Times New Roman" w:hAnsi="Times New Roman" w:eastAsia="Times New Roman" w:cs="Times New Roman"/>
          <w:noProof w:val="0"/>
          <w:sz w:val="21"/>
          <w:szCs w:val="21"/>
          <w:lang w:val="en-US"/>
          <w:rPrChange w:author="Microsoft Word" w:date="2026-10-16T12:16:00Z" w:id="2024374175">
            <w:rPr>
              <w:rFonts w:ascii="Times New Roman" w:hAnsi="Times New Roman" w:eastAsia="Times New Roman" w:cs="Times New Roman"/>
              <w:b w:val="1"/>
              <w:bCs w:val="1"/>
              <w:sz w:val="40"/>
              <w:szCs w:val="40"/>
            </w:rPr>
          </w:rPrChange>
        </w:rPr>
      </w:pPr>
      <w:r w:rsidR="58A1053F">
        <w:drawing>
          <wp:inline wp14:editId="2F066708" wp14:anchorId="5E749B38">
            <wp:extent cx="5943600" cy="2524125"/>
            <wp:effectExtent l="0" t="0" r="0" b="0"/>
            <wp:docPr id="262601190" name="drawing" title="A diagram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601190" name="Picture 262601190"/>
                    <pic:cNvPicPr/>
                  </pic:nvPicPr>
                  <pic:blipFill>
                    <a:blip xmlns:r="http://schemas.openxmlformats.org/officeDocument/2006/relationships" r:embed="rId1281304837">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18864CAA" w:rsidP="77AC0498" w:rsidRDefault="18864CAA" w14:paraId="10175B71" w14:textId="0A6130E8">
      <w:pPr>
        <w:pStyle w:val="Normal"/>
        <w:spacing w:line="300" w:lineRule="auto"/>
        <w:ind w:firstLine="0"/>
        <w:rPr>
          <w:rFonts w:ascii="Times New Roman" w:hAnsi="Times New Roman" w:eastAsia="Times New Roman" w:cs="Times New Roman"/>
          <w:b w:val="1"/>
          <w:bCs w:val="1"/>
          <w:sz w:val="24"/>
          <w:szCs w:val="24"/>
        </w:rPr>
      </w:pPr>
      <w:r w:rsidRPr="77AC0498" w:rsidR="18864CAA">
        <w:rPr>
          <w:rFonts w:ascii="Times New Roman" w:hAnsi="Times New Roman" w:eastAsia="Times New Roman" w:cs="Times New Roman"/>
          <w:b w:val="1"/>
          <w:bCs w:val="1"/>
          <w:sz w:val="24"/>
          <w:szCs w:val="24"/>
        </w:rPr>
        <w:t>Tool Calling Process</w:t>
      </w:r>
    </w:p>
    <w:p w:rsidR="19127A2C" w:rsidP="40F89708" w:rsidRDefault="19127A2C" w14:paraId="0C6803FA" w14:textId="40652732">
      <w:pPr>
        <w:ind w:firstLine="0"/>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Tool calling is the process Hermes uses when it needs information from an outside source. Instead of relying only on the language model, Hermes can select a tool that helps complete the task.</w:t>
      </w:r>
    </w:p>
    <w:p w:rsidR="19127A2C" w:rsidP="40F89708" w:rsidRDefault="19127A2C" w14:paraId="531E384D" w14:textId="43B44B99">
      <w:pPr>
        <w:spacing w:before="210" w:after="210"/>
        <w:ind w:firstLine="0"/>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The process works as follows:</w:t>
      </w:r>
    </w:p>
    <w:p w:rsidR="19127A2C" w:rsidP="40F89708" w:rsidRDefault="19127A2C" w14:paraId="7866165C" w14:textId="1DBA649E">
      <w:pPr>
        <w:pStyle w:val="ListParagraph"/>
        <w:numPr>
          <w:ilvl w:val="0"/>
          <w:numId w:val="2"/>
        </w:numPr>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A user submits a request.</w:t>
      </w:r>
    </w:p>
    <w:p w:rsidR="19127A2C" w:rsidP="40F89708" w:rsidRDefault="19127A2C" w14:paraId="7BC95073" w14:textId="3BFDF084">
      <w:pPr>
        <w:pStyle w:val="ListParagraph"/>
        <w:numPr>
          <w:ilvl w:val="0"/>
          <w:numId w:val="2"/>
        </w:numPr>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Hermes analyzes the request.</w:t>
      </w:r>
    </w:p>
    <w:p w:rsidR="19127A2C" w:rsidP="40F89708" w:rsidRDefault="19127A2C" w14:paraId="70A25C09" w14:textId="7A19FDC0">
      <w:pPr>
        <w:pStyle w:val="ListParagraph"/>
        <w:numPr>
          <w:ilvl w:val="0"/>
          <w:numId w:val="2"/>
        </w:numPr>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Hermes determines whether a tool is needed.</w:t>
      </w:r>
    </w:p>
    <w:p w:rsidRPr="00631922" w:rsidR="19127A2C" w:rsidP="77AC0498" w:rsidRDefault="19127A2C" w14:paraId="7BEA078C" w14:textId="6ACB5C90">
      <w:pPr>
        <w:pStyle w:val="ListParagraph"/>
        <w:numPr>
          <w:ilvl w:val="0"/>
          <w:numId w:val="2"/>
        </w:numPr>
        <w:rPr>
          <w:rFonts w:ascii="Times New Roman" w:hAnsi="Times New Roman" w:cs="Times New Roman"/>
          <w:color w:val="auto"/>
        </w:rPr>
      </w:pPr>
      <w:r w:rsidRPr="77AC0498" w:rsidR="374E8717">
        <w:rPr>
          <w:rFonts w:ascii="Times New Roman" w:hAnsi="Times New Roman" w:cs="Times New Roman"/>
          <w:color w:val="auto"/>
        </w:rPr>
        <w:t xml:space="preserve">The language model selects the </w:t>
      </w:r>
      <w:r w:rsidRPr="77AC0498" w:rsidR="374E8717">
        <w:rPr>
          <w:rFonts w:ascii="Times New Roman" w:hAnsi="Times New Roman" w:cs="Times New Roman"/>
          <w:color w:val="auto"/>
        </w:rPr>
        <w:t>appropriate tool</w:t>
      </w:r>
      <w:r w:rsidRPr="77AC0498" w:rsidR="374E8717">
        <w:rPr>
          <w:rFonts w:ascii="Times New Roman" w:hAnsi="Times New Roman" w:cs="Times New Roman"/>
          <w:color w:val="auto"/>
        </w:rPr>
        <w:t xml:space="preserve">, and the Hermes agent runtime executes the tool </w:t>
      </w:r>
      <w:r w:rsidRPr="77AC0498" w:rsidR="374E8717">
        <w:rPr>
          <w:rFonts w:ascii="Times New Roman" w:hAnsi="Times New Roman" w:cs="Times New Roman"/>
          <w:color w:val="auto"/>
        </w:rPr>
        <w:t>call.</w:t>
      </w:r>
    </w:p>
    <w:p w:rsidR="19127A2C" w:rsidP="40F89708" w:rsidRDefault="19127A2C" w14:paraId="4A7031B6" w14:textId="2FB3AC98">
      <w:pPr>
        <w:pStyle w:val="ListParagraph"/>
        <w:numPr>
          <w:ilvl w:val="0"/>
          <w:numId w:val="2"/>
        </w:numPr>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The tool returns information to Hermes.</w:t>
      </w:r>
    </w:p>
    <w:p w:rsidR="19127A2C" w:rsidP="40F89708" w:rsidRDefault="19127A2C" w14:paraId="5159B8FA" w14:textId="166BDCE3">
      <w:pPr>
        <w:pStyle w:val="ListParagraph"/>
        <w:numPr>
          <w:ilvl w:val="0"/>
          <w:numId w:val="2"/>
        </w:numPr>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Hermes analyzes the returned data.</w:t>
      </w:r>
    </w:p>
    <w:p w:rsidR="19127A2C" w:rsidP="40F89708" w:rsidRDefault="19127A2C" w14:paraId="1AAED5A4" w14:textId="406A639E">
      <w:pPr>
        <w:pStyle w:val="ListParagraph"/>
        <w:numPr>
          <w:ilvl w:val="0"/>
          <w:numId w:val="2"/>
        </w:numPr>
        <w:rPr>
          <w:rFonts w:ascii="Times New Roman" w:hAnsi="Times New Roman" w:eastAsia="Times New Roman" w:cs="Times New Roman"/>
          <w:sz w:val="21"/>
          <w:szCs w:val="21"/>
        </w:rPr>
      </w:pPr>
      <w:r w:rsidRPr="40F89708">
        <w:rPr>
          <w:rFonts w:ascii="Times New Roman" w:hAnsi="Times New Roman" w:eastAsia="Times New Roman" w:cs="Times New Roman"/>
          <w:sz w:val="21"/>
          <w:szCs w:val="21"/>
        </w:rPr>
        <w:t>Hermes generates a final response for the user.</w:t>
      </w:r>
    </w:p>
    <w:p w:rsidR="40F89708" w:rsidRDefault="40F89708" w14:paraId="7CBB7A86" w14:textId="402E8934">
      <w:pPr>
        <w:pStyle w:val="ListParagraph"/>
        <w:ind w:left="1800"/>
        <w:rPr>
          <w:rFonts w:ascii="Times New Roman" w:hAnsi="Times New Roman" w:eastAsia="Times New Roman" w:cs="Times New Roman"/>
          <w:sz w:val="21"/>
          <w:szCs w:val="21"/>
        </w:rPr>
        <w:pPrChange w:author="Microsoft Word" w:date="2026-10-16T12:16:00Z" w16du:dateUtc="2026-10-16T16:16:00Z" w:id="199">
          <w:pPr>
            <w:spacing w:line="300" w:lineRule="auto"/>
          </w:pPr>
        </w:pPrChange>
      </w:pPr>
    </w:p>
    <w:p w:rsidR="3D955BD2" w:rsidP="3D955BD2" w:rsidRDefault="3D955BD2" w14:paraId="4BCE2ED1" w14:textId="77777777">
      <w:pPr>
        <w:pStyle w:val="ListParagraph"/>
        <w:ind w:left="1800"/>
        <w:rPr>
          <w:del w:author="Microsoft Word" w:date="2026-10-16T12:16:00Z" w16du:dateUtc="2026-10-16T16:16:00Z" w:id="200"/>
          <w:rFonts w:ascii="Times New Roman" w:hAnsi="Times New Roman" w:eastAsia="Times New Roman" w:cs="Times New Roman"/>
          <w:sz w:val="21"/>
          <w:szCs w:val="21"/>
        </w:rPr>
      </w:pPr>
    </w:p>
    <w:p w:rsidR="3D955BD2" w:rsidP="3D955BD2" w:rsidRDefault="3D955BD2" w14:paraId="3FE6E01E" w14:textId="77777777">
      <w:pPr>
        <w:pStyle w:val="ListParagraph"/>
        <w:ind w:left="1800"/>
        <w:rPr>
          <w:del w:author="Microsoft Word" w:date="2026-10-16T12:16:00Z" w16du:dateUtc="2026-10-16T16:16:00Z" w:id="201"/>
          <w:rFonts w:ascii="Times New Roman" w:hAnsi="Times New Roman" w:eastAsia="Times New Roman" w:cs="Times New Roman"/>
          <w:sz w:val="21"/>
          <w:szCs w:val="21"/>
        </w:rPr>
      </w:pPr>
    </w:p>
    <w:p w:rsidR="19127A2C" w:rsidP="77AC0498" w:rsidRDefault="19127A2C" w14:paraId="789268C1" w14:textId="3AAD6F33">
      <w:pPr>
        <w:pStyle w:val="Heading2"/>
        <w:ind w:left="1800"/>
        <w:jc w:val="center"/>
        <w:rPr>
          <w:rFonts w:ascii="Times New Roman" w:hAnsi="Times New Roman" w:eastAsia="Times New Roman" w:cs="Times New Roman"/>
          <w:sz w:val="24"/>
          <w:szCs w:val="24"/>
        </w:rPr>
      </w:pPr>
      <w:r w:rsidRPr="77AC0498" w:rsidR="19127A2C">
        <w:rPr>
          <w:rFonts w:ascii="Times New Roman" w:hAnsi="Times New Roman" w:eastAsia="Times New Roman" w:cs="Times New Roman"/>
          <w:sz w:val="24"/>
          <w:szCs w:val="24"/>
        </w:rPr>
        <w:t>Example Tool Call</w:t>
      </w:r>
    </w:p>
    <w:p w:rsidR="19127A2C" w:rsidRDefault="19127A2C" w14:paraId="3A310786" w14:textId="7353EAF9">
      <w:pPr>
        <w:spacing w:before="210" w:after="210" w:line="300" w:lineRule="auto"/>
        <w:ind w:firstLine="0"/>
        <w:rPr>
          <w:rFonts w:ascii="Times New Roman" w:hAnsi="Times New Roman" w:eastAsia="Times New Roman" w:cs="Times New Roman"/>
          <w:sz w:val="21"/>
          <w:szCs w:val="21"/>
        </w:rPr>
        <w:pPrChange w:author="Microsoft Word" w:date="2026-10-16T12:16:00Z" w16du:dateUtc="2026-10-16T16:16:00Z" w:id="213">
          <w:pPr>
            <w:ind w:firstLine="0"/>
          </w:pPr>
        </w:pPrChange>
      </w:pPr>
      <w:r w:rsidRPr="40F89708">
        <w:rPr>
          <w:rFonts w:ascii="Times New Roman" w:hAnsi="Times New Roman" w:eastAsia="Times New Roman" w:cs="Times New Roman"/>
          <w:sz w:val="21"/>
          <w:szCs w:val="21"/>
        </w:rPr>
        <w:t>During testing, Hermes was asked to provide the weather in Maryland. Since weather information changes frequently and requires current data, Hermes used the</w:t>
      </w:r>
      <w:r w:rsidRPr="2CD0EA64">
        <w:rPr>
          <w:rFonts w:ascii="Times New Roman" w:hAnsi="Times New Roman"/>
          <w:sz w:val="21"/>
          <w:rPrChange w:author="Microsoft Word" w:date="2026-10-16T12:16:00Z" w16du:dateUtc="2026-10-16T16:16:00Z" w:id="214">
            <w:rPr>
              <w:rFonts w:ascii="Times New Roman" w:hAnsi="Times New Roman" w:eastAsia="Times New Roman" w:cs="Times New Roman"/>
              <w:b/>
              <w:bCs/>
              <w:sz w:val="21"/>
              <w:szCs w:val="21"/>
            </w:rPr>
          </w:rPrChange>
        </w:rPr>
        <w:t xml:space="preserve"> </w:t>
      </w:r>
      <w:r w:rsidRPr="40F89708">
        <w:rPr>
          <w:rFonts w:ascii="Times New Roman" w:hAnsi="Times New Roman" w:eastAsia="Times New Roman" w:cs="Times New Roman"/>
          <w:sz w:val="21"/>
          <w:szCs w:val="21"/>
        </w:rPr>
        <w:t>web</w:t>
      </w:r>
      <w:del w:author="Microsoft Word" w:date="2026-10-16T12:16:00Z" w16du:dateUtc="2026-10-16T16:16:00Z" w:id="215">
        <w:r w:rsidRPr="2CD0EA64" w:rsidR="5EF851B7">
          <w:rPr>
            <w:rFonts w:ascii="Times New Roman" w:hAnsi="Times New Roman" w:eastAsia="Times New Roman" w:cs="Times New Roman"/>
            <w:sz w:val="21"/>
            <w:szCs w:val="21"/>
          </w:rPr>
          <w:delText xml:space="preserve"> </w:delText>
        </w:r>
      </w:del>
      <w:ins w:author="Microsoft Word" w:date="2026-10-16T12:16:00Z" w16du:dateUtc="2026-10-16T16:16:00Z" w:id="216">
        <w:r w:rsidRPr="40F89708">
          <w:rPr>
            <w:rFonts w:ascii="Times New Roman" w:hAnsi="Times New Roman" w:eastAsia="Times New Roman" w:cs="Times New Roman"/>
            <w:sz w:val="21"/>
            <w:szCs w:val="21"/>
          </w:rPr>
          <w:t>_</w:t>
        </w:r>
      </w:ins>
      <w:r w:rsidRPr="40F89708">
        <w:rPr>
          <w:rFonts w:ascii="Times New Roman" w:hAnsi="Times New Roman" w:eastAsia="Times New Roman" w:cs="Times New Roman"/>
          <w:sz w:val="21"/>
          <w:szCs w:val="21"/>
        </w:rPr>
        <w:t>search tool to retrieve information from external sources.</w:t>
      </w:r>
      <w:ins w:author="Microsoft Word" w:date="2026-10-16T12:16:00Z" w16du:dateUtc="2026-10-16T16:16:00Z" w:id="217">
        <w:r w:rsidRPr="40F89708" w:rsidR="2CE83D6E">
          <w:rPr>
            <w:rFonts w:ascii="Times New Roman" w:hAnsi="Times New Roman" w:eastAsia="Times New Roman" w:cs="Times New Roman"/>
            <w:sz w:val="21"/>
            <w:szCs w:val="21"/>
          </w:rPr>
          <w:t xml:space="preserve"> </w:t>
        </w:r>
      </w:ins>
    </w:p>
    <w:p w:rsidR="19127A2C" w:rsidRDefault="19127A2C" w14:paraId="1F235571" w14:textId="1BFCF246">
      <w:pPr>
        <w:spacing w:before="210" w:after="210" w:line="300" w:lineRule="auto"/>
        <w:ind w:firstLine="0"/>
        <w:rPr>
          <w:rFonts w:ascii="Times New Roman" w:hAnsi="Times New Roman" w:eastAsia="Times New Roman" w:cs="Times New Roman"/>
          <w:sz w:val="21"/>
          <w:szCs w:val="21"/>
        </w:rPr>
        <w:pPrChange w:author="Microsoft Word" w:date="2026-10-16T12:16:00Z" w16du:dateUtc="2026-10-16T16:16:00Z" w:id="218">
          <w:pPr>
            <w:ind w:firstLine="0"/>
          </w:pPr>
        </w:pPrChange>
      </w:pPr>
      <w:r w:rsidRPr="40F89708">
        <w:rPr>
          <w:rFonts w:ascii="Times New Roman" w:hAnsi="Times New Roman" w:eastAsia="Times New Roman" w:cs="Times New Roman"/>
          <w:sz w:val="21"/>
          <w:szCs w:val="21"/>
        </w:rPr>
        <w:t>After obtaining the weather information, Hermes analyzed the results and provided a response to the user. When asked which tool it used, Hermes identified the web</w:t>
      </w:r>
      <w:del w:author="Microsoft Word" w:date="2026-10-16T12:16:00Z" w16du:dateUtc="2026-10-16T16:16:00Z" w:id="219">
        <w:r w:rsidRPr="2CD0EA64" w:rsidR="6A958FA0">
          <w:rPr>
            <w:rFonts w:ascii="Times New Roman" w:hAnsi="Times New Roman" w:eastAsia="Times New Roman" w:cs="Times New Roman"/>
            <w:sz w:val="21"/>
            <w:szCs w:val="21"/>
          </w:rPr>
          <w:delText xml:space="preserve"> </w:delText>
        </w:r>
      </w:del>
      <w:ins w:author="Microsoft Word" w:date="2026-10-16T12:16:00Z" w16du:dateUtc="2026-10-16T16:16:00Z" w:id="220">
        <w:r w:rsidRPr="40F89708">
          <w:rPr>
            <w:rFonts w:ascii="Times New Roman" w:hAnsi="Times New Roman" w:eastAsia="Times New Roman" w:cs="Times New Roman"/>
            <w:sz w:val="21"/>
            <w:szCs w:val="21"/>
          </w:rPr>
          <w:t>_</w:t>
        </w:r>
      </w:ins>
      <w:r w:rsidRPr="40F89708">
        <w:rPr>
          <w:rFonts w:ascii="Times New Roman" w:hAnsi="Times New Roman" w:eastAsia="Times New Roman" w:cs="Times New Roman"/>
          <w:sz w:val="21"/>
          <w:szCs w:val="21"/>
        </w:rPr>
        <w:t>search tool and explained the steps it followed to complete the task.</w:t>
      </w:r>
    </w:p>
    <w:p w:rsidR="19127A2C" w:rsidP="77AC0498" w:rsidRDefault="50B43444" w14:paraId="016072C8" w14:textId="383284EA">
      <w:pPr>
        <w:spacing w:before="210" w:after="210" w:line="300" w:lineRule="auto"/>
        <w:ind w:firstLine="0"/>
        <w:rPr>
          <w:rFonts w:ascii="Times New Roman" w:hAnsi="Times New Roman" w:eastAsia="Times New Roman" w:cs="Times New Roman"/>
          <w:sz w:val="21"/>
          <w:szCs w:val="21"/>
        </w:rPr>
        <w:pPrChange w:author="Microsoft Word" w:date="2026-10-16T12:16:00Z" w16du:dateUtc="2026-10-16T16:16:00Z" w:id="221">
          <w:pPr>
            <w:ind w:firstLine="0"/>
          </w:pPr>
        </w:pPrChange>
      </w:pPr>
      <w:r w:rsidRPr="77AC0498" w:rsidR="19127A2C">
        <w:rPr>
          <w:rFonts w:ascii="Times New Roman" w:hAnsi="Times New Roman" w:eastAsia="Times New Roman" w:cs="Times New Roman"/>
          <w:sz w:val="21"/>
          <w:szCs w:val="21"/>
        </w:rPr>
        <w:t xml:space="preserve">This </w:t>
      </w:r>
      <w:r w:rsidRPr="77AC0498" w:rsidR="19127A2C">
        <w:rPr>
          <w:rFonts w:ascii="Times New Roman" w:hAnsi="Times New Roman" w:eastAsia="Times New Roman" w:cs="Times New Roman"/>
          <w:sz w:val="21"/>
          <w:szCs w:val="21"/>
        </w:rPr>
        <w:t>demonstrated</w:t>
      </w:r>
      <w:r w:rsidRPr="77AC0498" w:rsidR="19127A2C">
        <w:rPr>
          <w:rFonts w:ascii="Times New Roman" w:hAnsi="Times New Roman" w:eastAsia="Times New Roman" w:cs="Times New Roman"/>
          <w:sz w:val="21"/>
          <w:szCs w:val="21"/>
        </w:rPr>
        <w:t xml:space="preserve"> that Hermes was able to recognize when external information was needed and successfully use a tool to obtain that information.</w:t>
      </w:r>
    </w:p>
    <w:p w:rsidR="2CD0EA64" w:rsidP="2CD0EA64" w:rsidRDefault="2CD0EA64" w14:paraId="4FC367B9" w14:textId="77777777">
      <w:pPr>
        <w:ind w:firstLine="0"/>
        <w:rPr>
          <w:del w:author="Microsoft Word" w:date="2026-10-16T12:16:00Z" w16du:dateUtc="2026-10-16T16:16:00Z" w:id="223"/>
          <w:rFonts w:ascii="Times New Roman" w:hAnsi="Times New Roman" w:eastAsia="Times New Roman" w:cs="Times New Roman"/>
          <w:sz w:val="21"/>
          <w:szCs w:val="21"/>
        </w:rPr>
      </w:pPr>
    </w:p>
    <w:p w:rsidR="2CD0EA64" w:rsidP="2CD0EA64" w:rsidRDefault="138A0ECE" w14:paraId="166F0CA9" w14:textId="77777777">
      <w:pPr>
        <w:ind w:firstLine="0"/>
        <w:rPr>
          <w:del w:author="Microsoft Word" w:date="2026-10-16T12:16:00Z" w16du:dateUtc="2026-10-16T16:16:00Z" w:id="224"/>
          <w:rFonts w:ascii="Times New Roman" w:hAnsi="Times New Roman" w:eastAsia="Times New Roman" w:cs="Times New Roman"/>
          <w:sz w:val="21"/>
          <w:szCs w:val="21"/>
        </w:rPr>
      </w:pPr>
      <w:del w:author="Microsoft Word" w:date="2026-10-16T12:16:00Z" w16du:dateUtc="2026-10-16T16:16:00Z" w:id="225">
        <w:r>
          <w:rPr>
            <w:noProof/>
          </w:rPr>
          <w:drawing>
            <wp:anchor distT="0" distB="0" distL="114300" distR="114300" simplePos="0" relativeHeight="251658242" behindDoc="0" locked="0" layoutInCell="1" allowOverlap="1" wp14:anchorId="38CEF8DF" wp14:editId="2EE2ADA9">
              <wp:simplePos x="0" y="0"/>
              <wp:positionH relativeFrom="column">
                <wp:posOffset>-28575</wp:posOffset>
              </wp:positionH>
              <wp:positionV relativeFrom="paragraph">
                <wp:posOffset>152400</wp:posOffset>
              </wp:positionV>
              <wp:extent cx="6409237" cy="3546756"/>
              <wp:effectExtent l="0" t="0" r="0" b="0"/>
              <wp:wrapNone/>
              <wp:docPr id="149888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9418" name=""/>
                      <pic:cNvPicPr/>
                    </pic:nvPicPr>
                    <pic:blipFill>
                      <a:blip r:embed="rId13"/>
                      <a:stretch>
                        <a:fillRect/>
                      </a:stretch>
                    </pic:blipFill>
                    <pic:spPr>
                      <a:xfrm>
                        <a:off x="0" y="0"/>
                        <a:ext cx="6409237" cy="3546756"/>
                      </a:xfrm>
                      <a:prstGeom prst="rect">
                        <a:avLst/>
                      </a:prstGeom>
                    </pic:spPr>
                  </pic:pic>
                </a:graphicData>
              </a:graphic>
              <wp14:sizeRelH relativeFrom="page">
                <wp14:pctWidth>0</wp14:pctWidth>
              </wp14:sizeRelH>
              <wp14:sizeRelV relativeFrom="page">
                <wp14:pctHeight>0</wp14:pctHeight>
              </wp14:sizeRelV>
            </wp:anchor>
          </w:drawing>
        </w:r>
      </w:del>
    </w:p>
    <w:p w:rsidR="138A0ECE" w:rsidP="138A0ECE" w:rsidRDefault="138A0ECE" w14:paraId="3D456AD0" w14:textId="77777777">
      <w:pPr>
        <w:ind w:firstLine="0"/>
        <w:rPr>
          <w:del w:author="Microsoft Word" w:date="2026-10-16T12:16:00Z" w16du:dateUtc="2026-10-16T16:16:00Z" w:id="226"/>
          <w:rFonts w:ascii="Times New Roman" w:hAnsi="Times New Roman" w:eastAsia="Times New Roman" w:cs="Times New Roman"/>
          <w:sz w:val="21"/>
          <w:szCs w:val="21"/>
        </w:rPr>
      </w:pPr>
    </w:p>
    <w:p w:rsidR="138A0ECE" w:rsidP="138A0ECE" w:rsidRDefault="138A0ECE" w14:paraId="2B1F88FA" w14:textId="77777777">
      <w:pPr>
        <w:ind w:firstLine="0"/>
        <w:rPr>
          <w:del w:author="Microsoft Word" w:date="2026-10-16T12:16:00Z" w16du:dateUtc="2026-10-16T16:16:00Z" w:id="227"/>
          <w:rFonts w:ascii="Times New Roman" w:hAnsi="Times New Roman" w:eastAsia="Times New Roman" w:cs="Times New Roman"/>
          <w:sz w:val="21"/>
          <w:szCs w:val="21"/>
        </w:rPr>
      </w:pPr>
    </w:p>
    <w:p w:rsidR="138A0ECE" w:rsidP="138A0ECE" w:rsidRDefault="138A0ECE" w14:paraId="73D6A95F" w14:textId="77777777">
      <w:pPr>
        <w:ind w:firstLine="0"/>
        <w:rPr>
          <w:del w:author="Microsoft Word" w:date="2026-10-16T12:16:00Z" w16du:dateUtc="2026-10-16T16:16:00Z" w:id="228"/>
          <w:rFonts w:ascii="Times New Roman" w:hAnsi="Times New Roman" w:eastAsia="Times New Roman" w:cs="Times New Roman"/>
          <w:sz w:val="21"/>
          <w:szCs w:val="21"/>
        </w:rPr>
      </w:pPr>
    </w:p>
    <w:p w:rsidR="138A0ECE" w:rsidP="138A0ECE" w:rsidRDefault="138A0ECE" w14:paraId="0D2C9774" w14:textId="77777777">
      <w:pPr>
        <w:ind w:firstLine="0"/>
        <w:rPr>
          <w:del w:author="Microsoft Word" w:date="2026-10-16T12:16:00Z" w16du:dateUtc="2026-10-16T16:16:00Z" w:id="229"/>
          <w:rFonts w:ascii="Times New Roman" w:hAnsi="Times New Roman" w:eastAsia="Times New Roman" w:cs="Times New Roman"/>
          <w:sz w:val="21"/>
          <w:szCs w:val="21"/>
        </w:rPr>
      </w:pPr>
    </w:p>
    <w:p w:rsidR="19127A2C" w:rsidP="77AC0498" w:rsidRDefault="19127A2C" w14:paraId="3EE7BBBB" w14:textId="2B134DC3">
      <w:pPr>
        <w:pStyle w:val="Heading2"/>
        <w:ind w:firstLine="0"/>
        <w:jc w:val="center"/>
        <w:rPr>
          <w:rFonts w:ascii="Times New Roman" w:hAnsi="Times New Roman" w:eastAsia="Times New Roman" w:cs="Times New Roman"/>
          <w:sz w:val="24"/>
          <w:szCs w:val="24"/>
        </w:rPr>
      </w:pPr>
      <w:r w:rsidRPr="77AC0498" w:rsidR="19127A2C">
        <w:rPr>
          <w:rFonts w:ascii="Times New Roman" w:hAnsi="Times New Roman" w:eastAsia="Times New Roman" w:cs="Times New Roman"/>
          <w:sz w:val="24"/>
          <w:szCs w:val="24"/>
        </w:rPr>
        <w:t>Findings</w:t>
      </w:r>
    </w:p>
    <w:p w:rsidR="19127A2C" w:rsidP="77AC0498" w:rsidRDefault="19127A2C" w14:paraId="18C39358" w14:textId="6F9F51E4">
      <w:pPr>
        <w:spacing w:before="210" w:after="210" w:line="300" w:lineRule="auto"/>
        <w:ind w:firstLine="0"/>
        <w:rPr>
          <w:rFonts w:ascii="Times New Roman" w:hAnsi="Times New Roman" w:eastAsia="Times New Roman" w:cs="Times New Roman"/>
          <w:sz w:val="21"/>
          <w:szCs w:val="21"/>
        </w:rPr>
        <w:pPrChange w:author="Microsoft Word" w:date="2026-10-16T12:16:00Z" w16du:dateUtc="2026-10-16T16:16:00Z" w:id="241">
          <w:pPr>
            <w:ind w:firstLine="0"/>
          </w:pPr>
        </w:pPrChange>
      </w:pPr>
      <w:r w:rsidRPr="77AC0498" w:rsidR="19127A2C">
        <w:rPr>
          <w:rFonts w:ascii="Times New Roman" w:hAnsi="Times New Roman" w:eastAsia="Times New Roman" w:cs="Times New Roman"/>
          <w:sz w:val="21"/>
          <w:szCs w:val="21"/>
        </w:rPr>
        <w:t>The testing process showed that Hermes can successfully use external tools to gather information that is not stored within the language model. The web</w:t>
      </w:r>
      <w:ins w:author="Microsoft Word" w:date="2026-10-16T12:16:00Z" w16du:dateUtc="2026-10-16T16:16:00Z" w:id="1665903606">
        <w:r w:rsidRPr="77AC0498" w:rsidR="19127A2C">
          <w:rPr>
            <w:rFonts w:ascii="Times New Roman" w:hAnsi="Times New Roman" w:eastAsia="Times New Roman" w:cs="Times New Roman"/>
            <w:sz w:val="21"/>
            <w:szCs w:val="21"/>
          </w:rPr>
          <w:t>_</w:t>
        </w:r>
      </w:ins>
      <w:r w:rsidRPr="77AC0498" w:rsidR="19127A2C">
        <w:rPr>
          <w:rFonts w:ascii="Times New Roman" w:hAnsi="Times New Roman" w:eastAsia="Times New Roman" w:cs="Times New Roman"/>
          <w:sz w:val="21"/>
          <w:szCs w:val="21"/>
        </w:rPr>
        <w:t xml:space="preserve">search tool </w:t>
      </w:r>
      <w:r w:rsidRPr="77AC0498" w:rsidR="1B7EAF71">
        <w:rPr>
          <w:rFonts w:ascii="Times New Roman" w:hAnsi="Times New Roman" w:eastAsia="Times New Roman" w:cs="Times New Roman"/>
          <w:sz w:val="21"/>
          <w:szCs w:val="21"/>
        </w:rPr>
        <w:t>allows</w:t>
      </w:r>
      <w:r w:rsidRPr="77AC0498" w:rsidR="19127A2C">
        <w:rPr>
          <w:rFonts w:ascii="Times New Roman" w:hAnsi="Times New Roman" w:eastAsia="Times New Roman" w:cs="Times New Roman"/>
          <w:sz w:val="21"/>
          <w:szCs w:val="21"/>
        </w:rPr>
        <w:t xml:space="preserve"> Hermes to obtain current weather </w:t>
      </w:r>
      <w:r w:rsidRPr="77AC0498" w:rsidR="19127A2C">
        <w:rPr>
          <w:rFonts w:ascii="Times New Roman" w:hAnsi="Times New Roman" w:eastAsia="Times New Roman" w:cs="Times New Roman"/>
          <w:sz w:val="21"/>
          <w:szCs w:val="21"/>
        </w:rPr>
        <w:t>information</w:t>
      </w:r>
      <w:r w:rsidRPr="77AC0498" w:rsidR="19127A2C">
        <w:rPr>
          <w:rFonts w:ascii="Times New Roman" w:hAnsi="Times New Roman" w:eastAsia="Times New Roman" w:cs="Times New Roman"/>
          <w:sz w:val="21"/>
          <w:szCs w:val="21"/>
        </w:rPr>
        <w:t xml:space="preserve"> and provide </w:t>
      </w:r>
      <w:r w:rsidRPr="77AC0498" w:rsidR="19127A2C">
        <w:rPr>
          <w:rFonts w:ascii="Times New Roman" w:hAnsi="Times New Roman" w:eastAsia="Times New Roman" w:cs="Times New Roman"/>
          <w:sz w:val="21"/>
          <w:szCs w:val="21"/>
        </w:rPr>
        <w:t>an accurate</w:t>
      </w:r>
      <w:r w:rsidRPr="77AC0498" w:rsidR="19127A2C">
        <w:rPr>
          <w:rFonts w:ascii="Times New Roman" w:hAnsi="Times New Roman" w:eastAsia="Times New Roman" w:cs="Times New Roman"/>
          <w:sz w:val="21"/>
          <w:szCs w:val="21"/>
        </w:rPr>
        <w:t xml:space="preserve"> response.</w:t>
      </w:r>
    </w:p>
    <w:p w:rsidR="19127A2C" w:rsidRDefault="19127A2C" w14:paraId="79E36BA5" w14:textId="4061CECE">
      <w:pPr>
        <w:spacing w:before="210" w:after="210" w:line="300" w:lineRule="auto"/>
        <w:ind w:firstLine="0"/>
        <w:rPr>
          <w:rFonts w:ascii="Times New Roman" w:hAnsi="Times New Roman" w:eastAsia="Times New Roman" w:cs="Times New Roman"/>
          <w:sz w:val="21"/>
          <w:szCs w:val="21"/>
        </w:rPr>
        <w:pPrChange w:author="Microsoft Word" w:date="2026-10-16T12:16:00Z" w16du:dateUtc="2026-10-16T16:16:00Z" w:id="247">
          <w:pPr>
            <w:ind w:firstLine="0"/>
          </w:pPr>
        </w:pPrChange>
      </w:pPr>
      <w:r w:rsidRPr="40F89708">
        <w:rPr>
          <w:rFonts w:ascii="Times New Roman" w:hAnsi="Times New Roman" w:eastAsia="Times New Roman" w:cs="Times New Roman"/>
          <w:sz w:val="21"/>
          <w:szCs w:val="21"/>
        </w:rPr>
        <w:t>This capability improves the usefulness of Hermes because it allows the system to access real</w:t>
      </w:r>
      <w:del w:author="Microsoft Word" w:date="2026-10-16T12:16:00Z" w16du:dateUtc="2026-10-16T16:16:00Z" w:id="248">
        <w:r w:rsidRPr="138A0ECE" w:rsidR="3016401A">
          <w:rPr>
            <w:rFonts w:ascii="Times New Roman" w:hAnsi="Times New Roman" w:eastAsia="Times New Roman" w:cs="Times New Roman"/>
            <w:sz w:val="21"/>
            <w:szCs w:val="21"/>
          </w:rPr>
          <w:delText>-</w:delText>
        </w:r>
      </w:del>
      <w:ins w:author="Microsoft Word" w:date="2026-10-16T12:16:00Z" w16du:dateUtc="2026-10-16T16:16:00Z" w:id="249">
        <w:r w:rsidRPr="40F89708" w:rsidR="4BB1CF1F">
          <w:rPr>
            <w:rFonts w:ascii="Times New Roman" w:hAnsi="Times New Roman" w:eastAsia="Times New Roman" w:cs="Times New Roman"/>
            <w:sz w:val="21"/>
            <w:szCs w:val="21"/>
          </w:rPr>
          <w:t xml:space="preserve"> </w:t>
        </w:r>
      </w:ins>
      <w:r w:rsidRPr="40F89708">
        <w:rPr>
          <w:rFonts w:ascii="Times New Roman" w:hAnsi="Times New Roman" w:eastAsia="Times New Roman" w:cs="Times New Roman"/>
          <w:sz w:val="21"/>
          <w:szCs w:val="21"/>
        </w:rPr>
        <w:t>time information and perform tasks beyond simple question answering.</w:t>
      </w:r>
    </w:p>
    <w:p w:rsidR="2CD0EA64" w:rsidP="6EE4A221" w:rsidRDefault="3016401A" w14:paraId="45D5A35D" w14:textId="77777777">
      <w:pPr>
        <w:spacing w:before="210" w:after="210" w:line="300" w:lineRule="auto"/>
        <w:ind w:firstLine="0"/>
      </w:pPr>
      <w:r w:rsidRPr="77AC0498" w:rsidR="3016401A">
        <w:rPr>
          <w:rFonts w:ascii="Times New Roman" w:hAnsi="Times New Roman" w:eastAsia="Times New Roman" w:cs="Times New Roman"/>
          <w:sz w:val="21"/>
          <w:szCs w:val="21"/>
        </w:rPr>
        <w:t>The audit trail also provided evidence of the tool-calling process and helped demonstrate how Hermes selected, executed, and utilized external tools during testing.</w:t>
      </w:r>
    </w:p>
    <w:p w:rsidR="6EE4A221" w:rsidP="6EE4A221" w:rsidRDefault="6EE4A221" w14:paraId="2FE9105C" w14:textId="77777777">
      <w:pPr>
        <w:spacing w:before="210" w:after="210" w:line="300" w:lineRule="auto"/>
        <w:ind w:firstLine="0"/>
        <w:rPr>
          <w:rFonts w:ascii="Times New Roman" w:hAnsi="Times New Roman" w:eastAsia="Times New Roman" w:cs="Times New Roman"/>
          <w:sz w:val="21"/>
          <w:szCs w:val="21"/>
        </w:rPr>
      </w:pPr>
    </w:p>
    <w:p w:rsidR="52AEA4B6" w:rsidP="6EE4A221" w:rsidRDefault="52AEA4B6" w14:paraId="1B2570A4" w14:textId="77777777">
      <w:pPr>
        <w:pStyle w:val="Heading1"/>
        <w:spacing w:before="281" w:after="281"/>
        <w:rPr>
          <w:rFonts w:ascii="Times New Roman" w:hAnsi="Times New Roman" w:eastAsia="Times New Roman" w:cs="Times New Roman"/>
          <w:sz w:val="24"/>
          <w:szCs w:val="24"/>
        </w:rPr>
      </w:pPr>
      <w:r w:rsidRPr="77AC0498" w:rsidR="52AEA4B6">
        <w:rPr>
          <w:rFonts w:ascii="Times New Roman" w:hAnsi="Times New Roman" w:eastAsia="Times New Roman" w:cs="Times New Roman"/>
          <w:sz w:val="24"/>
          <w:szCs w:val="24"/>
        </w:rPr>
        <w:t>Discussion &amp; L</w:t>
      </w:r>
      <w:r w:rsidRPr="77AC0498" w:rsidR="08D41092">
        <w:rPr>
          <w:rFonts w:ascii="Times New Roman" w:hAnsi="Times New Roman" w:eastAsia="Times New Roman" w:cs="Times New Roman"/>
          <w:sz w:val="24"/>
          <w:szCs w:val="24"/>
        </w:rPr>
        <w:t>i</w:t>
      </w:r>
      <w:r w:rsidRPr="77AC0498" w:rsidR="52AEA4B6">
        <w:rPr>
          <w:rFonts w:ascii="Times New Roman" w:hAnsi="Times New Roman" w:eastAsia="Times New Roman" w:cs="Times New Roman"/>
          <w:sz w:val="24"/>
          <w:szCs w:val="24"/>
        </w:rPr>
        <w:t>mitations</w:t>
      </w:r>
    </w:p>
    <w:p w:rsidR="0469701E" w:rsidP="2CD0EA64" w:rsidRDefault="0469701E" w14:paraId="065F078B" w14:textId="77777777">
      <w:pPr>
        <w:spacing w:before="210" w:after="210"/>
        <w:ind w:firstLine="0"/>
        <w:rPr>
          <w:rFonts w:ascii="Times New Roman" w:hAnsi="Times New Roman" w:eastAsia="Times New Roman" w:cs="Times New Roman"/>
          <w:sz w:val="21"/>
          <w:szCs w:val="21"/>
        </w:rPr>
      </w:pPr>
      <w:r w:rsidRPr="77AC0498" w:rsidR="0469701E">
        <w:rPr>
          <w:rFonts w:ascii="Times New Roman" w:hAnsi="Times New Roman" w:eastAsia="Times New Roman" w:cs="Times New Roman"/>
          <w:sz w:val="21"/>
          <w:szCs w:val="21"/>
        </w:rPr>
        <w:t>Throughout this project, Hermes successfully demonstrated its ability to use tools to gather information and complete tasks. During testing, the system was able to perform web searches, retrieve information from external sources, and return useful responses based on the data it found. The audit trail also helped show the steps Hermes followed when selecting and using tools.</w:t>
      </w:r>
    </w:p>
    <w:p w:rsidR="0469701E" w:rsidP="6EE4A221" w:rsidRDefault="0469701E" w14:paraId="06B1094F" w14:textId="77777777">
      <w:pPr>
        <w:spacing w:before="210" w:after="210"/>
        <w:ind w:firstLine="0"/>
        <w:rPr>
          <w:rFonts w:ascii="Times New Roman" w:hAnsi="Times New Roman" w:eastAsia="Times New Roman" w:cs="Times New Roman"/>
          <w:sz w:val="21"/>
          <w:szCs w:val="21"/>
        </w:rPr>
      </w:pPr>
      <w:r w:rsidRPr="77AC0498" w:rsidR="0469701E">
        <w:rPr>
          <w:rFonts w:ascii="Times New Roman" w:hAnsi="Times New Roman" w:eastAsia="Times New Roman" w:cs="Times New Roman"/>
          <w:sz w:val="21"/>
          <w:szCs w:val="21"/>
        </w:rPr>
        <w:t xml:space="preserve">One thing the team noticed was that the quality of the results often depended on how the prompt was written. In some cases, the first prompt did not produce the expected result and had to be rewritten </w:t>
      </w:r>
      <w:r w:rsidRPr="77AC0498" w:rsidR="33EFF54F">
        <w:rPr>
          <w:rFonts w:ascii="Times New Roman" w:hAnsi="Times New Roman" w:eastAsia="Times New Roman" w:cs="Times New Roman"/>
          <w:sz w:val="21"/>
          <w:szCs w:val="21"/>
        </w:rPr>
        <w:t>in</w:t>
      </w:r>
      <w:r w:rsidRPr="77AC0498" w:rsidR="0469701E">
        <w:rPr>
          <w:rFonts w:ascii="Times New Roman" w:hAnsi="Times New Roman" w:eastAsia="Times New Roman" w:cs="Times New Roman"/>
          <w:sz w:val="21"/>
          <w:szCs w:val="21"/>
        </w:rPr>
        <w:t xml:space="preserve"> more detail. Once the prompt was refined, Hermes was able to complete the task more successfully. This showed that prompt design plays an important role in the overall performance of the system.</w:t>
      </w:r>
    </w:p>
    <w:p w:rsidR="0469701E" w:rsidP="2CD0EA64" w:rsidRDefault="0469701E" w14:paraId="50BEDCD0" w14:textId="77777777">
      <w:pPr>
        <w:spacing w:before="210" w:after="210"/>
        <w:ind w:firstLine="0"/>
        <w:rPr>
          <w:rFonts w:ascii="Times New Roman" w:hAnsi="Times New Roman" w:eastAsia="Times New Roman" w:cs="Times New Roman"/>
          <w:sz w:val="21"/>
          <w:szCs w:val="21"/>
        </w:rPr>
      </w:pPr>
      <w:r w:rsidRPr="77AC0498" w:rsidR="0469701E">
        <w:rPr>
          <w:rFonts w:ascii="Times New Roman" w:hAnsi="Times New Roman" w:eastAsia="Times New Roman" w:cs="Times New Roman"/>
          <w:sz w:val="21"/>
          <w:szCs w:val="21"/>
        </w:rPr>
        <w:t>The team also experienced some challenges during installation and setup. Connecting models, configuring tools, and troubleshooting environment issues required additional time before testing could begin. While these challenges were eventually resolved, they demonstrated that systems like Hermes may require technical knowledge and patience during the setup process.</w:t>
      </w:r>
    </w:p>
    <w:p w:rsidR="00747C5D" w:rsidP="6EE4A221" w:rsidRDefault="0469701E" w14:paraId="4529EB7B" w14:textId="06788916">
      <w:pPr>
        <w:spacing w:before="210" w:after="210"/>
        <w:ind w:firstLine="0"/>
        <w:rPr>
          <w:rFonts w:ascii="Times New Roman" w:hAnsi="Times New Roman" w:eastAsia="Times New Roman" w:cs="Times New Roman"/>
          <w:sz w:val="21"/>
          <w:szCs w:val="21"/>
        </w:rPr>
      </w:pPr>
      <w:r w:rsidRPr="77AC0498" w:rsidR="0469701E">
        <w:rPr>
          <w:rFonts w:ascii="Times New Roman" w:hAnsi="Times New Roman" w:eastAsia="Times New Roman" w:cs="Times New Roman"/>
          <w:sz w:val="21"/>
          <w:szCs w:val="21"/>
        </w:rPr>
        <w:t xml:space="preserve">One limitation </w:t>
      </w:r>
      <w:r w:rsidRPr="77AC0498" w:rsidR="0469701E">
        <w:rPr>
          <w:rFonts w:ascii="Times New Roman" w:hAnsi="Times New Roman" w:eastAsia="Times New Roman" w:cs="Times New Roman"/>
          <w:sz w:val="21"/>
          <w:szCs w:val="21"/>
        </w:rPr>
        <w:t>observed</w:t>
      </w:r>
      <w:r w:rsidRPr="77AC0498" w:rsidR="0469701E">
        <w:rPr>
          <w:rFonts w:ascii="Times New Roman" w:hAnsi="Times New Roman" w:eastAsia="Times New Roman" w:cs="Times New Roman"/>
          <w:sz w:val="21"/>
          <w:szCs w:val="21"/>
        </w:rPr>
        <w:t xml:space="preserve"> during testing was that Hermes depends on the availability of external tools and resources. If a tool is unavailable or a </w:t>
      </w:r>
      <w:r w:rsidRPr="77AC0498" w:rsidR="59853BE5">
        <w:rPr>
          <w:rFonts w:ascii="Times New Roman" w:hAnsi="Times New Roman" w:eastAsia="Times New Roman" w:cs="Times New Roman"/>
          <w:sz w:val="21"/>
          <w:szCs w:val="21"/>
        </w:rPr>
        <w:t>prompt lack</w:t>
      </w:r>
      <w:r w:rsidRPr="77AC0498" w:rsidR="0469701E">
        <w:rPr>
          <w:rFonts w:ascii="Times New Roman" w:hAnsi="Times New Roman" w:eastAsia="Times New Roman" w:cs="Times New Roman"/>
          <w:sz w:val="21"/>
          <w:szCs w:val="21"/>
        </w:rPr>
        <w:t xml:space="preserve"> enough detail, the system may not return the desired result on the first attempt. Despite these limitations, Hermes successfully completed the required tasks and </w:t>
      </w:r>
      <w:r w:rsidRPr="77AC0498" w:rsidR="0469701E">
        <w:rPr>
          <w:rFonts w:ascii="Times New Roman" w:hAnsi="Times New Roman" w:eastAsia="Times New Roman" w:cs="Times New Roman"/>
          <w:sz w:val="21"/>
          <w:szCs w:val="21"/>
        </w:rPr>
        <w:t>demonstrated</w:t>
      </w:r>
      <w:r w:rsidRPr="77AC0498" w:rsidR="0469701E">
        <w:rPr>
          <w:rFonts w:ascii="Times New Roman" w:hAnsi="Times New Roman" w:eastAsia="Times New Roman" w:cs="Times New Roman"/>
          <w:sz w:val="21"/>
          <w:szCs w:val="21"/>
        </w:rPr>
        <w:t xml:space="preserve"> effective tool-calling capabilities.</w:t>
      </w:r>
      <w:bookmarkStart w:name="_Int_ljSHsaTi" w:id="263"/>
      <w:bookmarkEnd w:id="263"/>
    </w:p>
    <w:p w:rsidR="00747C5D" w:rsidP="40F89708" w:rsidRDefault="00747C5D" w14:paraId="48BA2BF6" w14:textId="77777777">
      <w:pPr>
        <w:ind w:firstLine="0"/>
        <w:rPr>
          <w:ins w:author="Microsoft Word" w:date="2026-10-16T12:16:00Z" w16du:dateUtc="2026-10-16T16:16:00Z" w:id="264"/>
          <w:rFonts w:ascii="Times New Roman" w:hAnsi="Times New Roman" w:eastAsia="Times New Roman" w:cs="Times New Roman"/>
          <w:sz w:val="21"/>
          <w:szCs w:val="21"/>
        </w:rPr>
      </w:pPr>
    </w:p>
    <w:p w:rsidR="00747C5D" w:rsidP="40F89708" w:rsidRDefault="00747C5D" w14:paraId="7D86C8F1" w14:textId="28D82342">
      <w:pPr>
        <w:ind w:firstLine="0"/>
        <w:rPr>
          <w:ins w:author="Microsoft Word" w:date="2026-10-16T12:16:00Z" w16du:dateUtc="2026-10-16T16:16:00Z" w:id="265"/>
          <w:rFonts w:ascii="Times New Roman" w:hAnsi="Times New Roman" w:eastAsia="Times New Roman" w:cs="Times New Roman"/>
          <w:sz w:val="21"/>
          <w:szCs w:val="21"/>
        </w:rPr>
      </w:pPr>
      <w:ins w:author="Microsoft Word" w:date="2026-10-16T12:16:00Z" w16du:dateUtc="2026-10-16T16:16:00Z" w:id="266">
        <w:r>
          <w:rPr>
            <w:rFonts w:ascii="Times New Roman" w:hAnsi="Times New Roman" w:eastAsia="Times New Roman" w:cs="Times New Roman"/>
            <w:sz w:val="21"/>
            <w:szCs w:val="21"/>
          </w:rPr>
          <w:t>Web search audit trail,</w:t>
        </w:r>
      </w:ins>
    </w:p>
    <w:p w:rsidR="00747C5D" w:rsidP="40F89708" w:rsidRDefault="00747C5D" w14:paraId="1032E831" w14:textId="098EA26C">
      <w:pPr>
        <w:ind w:firstLine="0"/>
        <w:rPr>
          <w:ins w:author="Microsoft Word" w:date="2026-10-16T12:16:00Z" w16du:dateUtc="2026-10-16T16:16:00Z" w:id="267"/>
          <w:rFonts w:ascii="Times New Roman" w:hAnsi="Times New Roman" w:eastAsia="Times New Roman" w:cs="Times New Roman"/>
          <w:sz w:val="21"/>
          <w:szCs w:val="21"/>
        </w:rPr>
      </w:pPr>
      <w:ins w:author="Microsoft Word" w:date="2026-10-16T12:16:00Z" w16du:dateUtc="2026-10-16T16:16:00Z" w:id="268">
        <w:r w:rsidRPr="00747C5D">
          <w:rPr>
            <w:rFonts w:ascii="Times New Roman" w:hAnsi="Times New Roman" w:eastAsia="Times New Roman" w:cs="Times New Roman"/>
            <w:noProof/>
            <w:sz w:val="21"/>
            <w:szCs w:val="21"/>
          </w:rPr>
          <w:drawing>
            <wp:inline distT="0" distB="0" distL="0" distR="0" wp14:anchorId="3FF9C673" wp14:editId="11246A64">
              <wp:extent cx="3705225" cy="2446003"/>
              <wp:effectExtent l="0" t="0" r="0" b="0"/>
              <wp:docPr id="210370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9418" name=""/>
                      <pic:cNvPicPr/>
                    </pic:nvPicPr>
                    <pic:blipFill>
                      <a:blip r:embed="rId13"/>
                      <a:stretch>
                        <a:fillRect/>
                      </a:stretch>
                    </pic:blipFill>
                    <pic:spPr>
                      <a:xfrm>
                        <a:off x="0" y="0"/>
                        <a:ext cx="3716506" cy="2453450"/>
                      </a:xfrm>
                      <a:prstGeom prst="rect">
                        <a:avLst/>
                      </a:prstGeom>
                    </pic:spPr>
                  </pic:pic>
                </a:graphicData>
              </a:graphic>
            </wp:inline>
          </w:drawing>
        </w:r>
      </w:ins>
    </w:p>
    <w:p w:rsidR="40F89708" w:rsidP="40F89708" w:rsidRDefault="40F89708" w14:paraId="31287073" w14:textId="7B64CF0E">
      <w:pPr>
        <w:ind w:firstLine="0"/>
        <w:rPr>
          <w:rFonts w:ascii="Times New Roman" w:hAnsi="Times New Roman" w:eastAsia="Times New Roman" w:cs="Times New Roman"/>
          <w:sz w:val="21"/>
          <w:szCs w:val="21"/>
        </w:rPr>
      </w:pPr>
    </w:p>
    <w:p w:rsidR="19127A2C" w:rsidRDefault="19127A2C" w14:paraId="2909120F" w14:textId="4184838D">
      <w:pPr>
        <w:pStyle w:val="Heading2"/>
        <w:jc w:val="center"/>
        <w:rPr>
          <w:rFonts w:ascii="Times New Roman" w:hAnsi="Times New Roman" w:eastAsia="Times New Roman" w:cs="Times New Roman"/>
          <w:sz w:val="24"/>
          <w:szCs w:val="24"/>
        </w:rPr>
        <w:pPrChange w:author="Microsoft Word" w:date="2026-10-16T12:16:00Z" w16du:dateUtc="2026-10-16T16:16:00Z" w:id="269">
          <w:pPr>
            <w:pStyle w:val="Heading2"/>
          </w:pPr>
        </w:pPrChange>
      </w:pPr>
      <w:r w:rsidRPr="40F89708">
        <w:rPr>
          <w:rFonts w:ascii="Times New Roman" w:hAnsi="Times New Roman" w:eastAsia="Times New Roman" w:cs="Times New Roman"/>
          <w:sz w:val="24"/>
          <w:szCs w:val="24"/>
        </w:rPr>
        <w:t>Conc</w:t>
      </w:r>
      <w:r w:rsidRPr="40F89708" w:rsidR="0FA0B053">
        <w:rPr>
          <w:rFonts w:ascii="Times New Roman" w:hAnsi="Times New Roman" w:eastAsia="Times New Roman" w:cs="Times New Roman"/>
          <w:sz w:val="24"/>
          <w:szCs w:val="24"/>
        </w:rPr>
        <w:t>l</w:t>
      </w:r>
      <w:r w:rsidRPr="40F89708">
        <w:rPr>
          <w:rFonts w:ascii="Times New Roman" w:hAnsi="Times New Roman" w:eastAsia="Times New Roman" w:cs="Times New Roman"/>
          <w:sz w:val="24"/>
          <w:szCs w:val="24"/>
        </w:rPr>
        <w:t>usion</w:t>
      </w:r>
    </w:p>
    <w:p w:rsidR="3D955BD2" w:rsidP="77AC0498" w:rsidRDefault="3D955BD2" w14:paraId="3709CB2A" w14:textId="75F70D9E">
      <w:pPr>
        <w:spacing w:before="281" w:after="210" w:line="300" w:lineRule="auto"/>
        <w:ind w:firstLine="0"/>
        <w:rPr>
          <w:rFonts w:ascii="Times New Roman" w:hAnsi="Times New Roman" w:eastAsia="Times New Roman" w:cs="Times New Roman"/>
          <w:sz w:val="21"/>
          <w:szCs w:val="21"/>
        </w:rPr>
      </w:pPr>
      <w:r w:rsidRPr="77AC0498" w:rsidR="19127A2C">
        <w:rPr>
          <w:rFonts w:ascii="Times New Roman" w:hAnsi="Times New Roman" w:eastAsia="Times New Roman" w:cs="Times New Roman"/>
          <w:sz w:val="21"/>
          <w:szCs w:val="21"/>
        </w:rPr>
        <w:t xml:space="preserve">The results of this test </w:t>
      </w:r>
      <w:r w:rsidRPr="77AC0498" w:rsidR="19127A2C">
        <w:rPr>
          <w:rFonts w:ascii="Times New Roman" w:hAnsi="Times New Roman" w:eastAsia="Times New Roman" w:cs="Times New Roman"/>
          <w:sz w:val="21"/>
          <w:szCs w:val="21"/>
        </w:rPr>
        <w:t>demonstrate</w:t>
      </w:r>
      <w:r w:rsidRPr="77AC0498" w:rsidR="19127A2C">
        <w:rPr>
          <w:rFonts w:ascii="Times New Roman" w:hAnsi="Times New Roman" w:eastAsia="Times New Roman" w:cs="Times New Roman"/>
          <w:sz w:val="21"/>
          <w:szCs w:val="21"/>
        </w:rPr>
        <w:t xml:space="preserve"> that Hermes can effectively use tool-calling functionality to improve its responses. By combining language model reasoning with external tools, Hermes can retrieve current information, analyze the results, and provide useful responses to users.</w:t>
      </w:r>
    </w:p>
    <w:p w:rsidR="3F70B8C4" w:rsidP="2CD0EA64" w:rsidRDefault="3F70B8C4" w14:paraId="0DC3C89A" w14:textId="77777777">
      <w:pPr>
        <w:pStyle w:val="Heading1"/>
        <w:spacing w:before="281" w:after="281" w:line="300" w:lineRule="auto"/>
        <w:rPr>
          <w:rFonts w:ascii="Times New Roman" w:hAnsi="Times New Roman" w:eastAsia="Times New Roman" w:cs="Times New Roman"/>
          <w:sz w:val="24"/>
          <w:szCs w:val="24"/>
        </w:rPr>
      </w:pPr>
      <w:r w:rsidRPr="2CD0EA64">
        <w:rPr>
          <w:rFonts w:ascii="Times New Roman" w:hAnsi="Times New Roman" w:eastAsia="Times New Roman" w:cs="Times New Roman"/>
          <w:sz w:val="24"/>
          <w:szCs w:val="24"/>
        </w:rPr>
        <w:t>Team Contributions</w:t>
      </w:r>
    </w:p>
    <w:p w:rsidR="3F70B8C4" w:rsidP="2CD0EA64" w:rsidRDefault="3F70B8C4" w14:paraId="2AF37438" w14:textId="77777777">
      <w:pPr>
        <w:pStyle w:val="Heading3"/>
        <w:spacing w:before="246" w:after="246" w:line="300" w:lineRule="auto"/>
        <w:rPr>
          <w:rFonts w:ascii="Times New Roman" w:hAnsi="Times New Roman" w:eastAsia="Times New Roman" w:cs="Times New Roman"/>
          <w:i w:val="0"/>
          <w:iCs w:val="0"/>
        </w:rPr>
      </w:pPr>
      <w:r w:rsidRPr="2CD0EA64">
        <w:rPr>
          <w:rFonts w:ascii="Times New Roman" w:hAnsi="Times New Roman" w:eastAsia="Times New Roman" w:cs="Times New Roman"/>
          <w:i w:val="0"/>
          <w:iCs w:val="0"/>
        </w:rPr>
        <w:t>Ethan Majeed</w:t>
      </w:r>
    </w:p>
    <w:p w:rsidR="3F70B8C4" w:rsidP="2CD0EA64" w:rsidRDefault="3F70B8C4" w14:paraId="58BE4BA1" w14:textId="77777777">
      <w:pPr>
        <w:pStyle w:val="ListParagraph"/>
        <w:numPr>
          <w:ilvl w:val="0"/>
          <w:numId w:val="5"/>
        </w:numPr>
        <w:spacing w:line="300" w:lineRule="auto"/>
        <w:rPr>
          <w:rFonts w:ascii="Times New Roman" w:hAnsi="Times New Roman" w:eastAsia="Times New Roman" w:cs="Times New Roman"/>
        </w:rPr>
      </w:pPr>
      <w:r w:rsidRPr="2CD0EA64">
        <w:rPr>
          <w:rFonts w:ascii="Times New Roman" w:hAnsi="Times New Roman" w:eastAsia="Times New Roman" w:cs="Times New Roman"/>
        </w:rPr>
        <w:t>Conducted Hermes testing and demonstrations.</w:t>
      </w:r>
    </w:p>
    <w:p w:rsidR="3F70B8C4" w:rsidP="2CD0EA64" w:rsidRDefault="3F70B8C4" w14:paraId="17683DAD" w14:textId="77777777">
      <w:pPr>
        <w:pStyle w:val="ListParagraph"/>
        <w:numPr>
          <w:ilvl w:val="0"/>
          <w:numId w:val="5"/>
        </w:numPr>
        <w:spacing w:line="300" w:lineRule="auto"/>
        <w:rPr>
          <w:rFonts w:ascii="Times New Roman" w:hAnsi="Times New Roman" w:eastAsia="Times New Roman" w:cs="Times New Roman"/>
        </w:rPr>
      </w:pPr>
      <w:r w:rsidRPr="2CD0EA64">
        <w:rPr>
          <w:rFonts w:ascii="Times New Roman" w:hAnsi="Times New Roman" w:eastAsia="Times New Roman" w:cs="Times New Roman"/>
        </w:rPr>
        <w:t>Performed tool-calling exercises and prompt testing.</w:t>
      </w:r>
    </w:p>
    <w:p w:rsidR="3F70B8C4" w:rsidP="2CD0EA64" w:rsidRDefault="3F70B8C4" w14:paraId="1512D5B1" w14:textId="77777777">
      <w:pPr>
        <w:pStyle w:val="ListParagraph"/>
        <w:numPr>
          <w:ilvl w:val="0"/>
          <w:numId w:val="5"/>
        </w:numPr>
        <w:spacing w:line="300" w:lineRule="auto"/>
        <w:rPr>
          <w:rFonts w:ascii="Times New Roman" w:hAnsi="Times New Roman" w:eastAsia="Times New Roman" w:cs="Times New Roman"/>
        </w:rPr>
      </w:pPr>
      <w:r w:rsidRPr="2CD0EA64">
        <w:rPr>
          <w:rFonts w:ascii="Times New Roman" w:hAnsi="Times New Roman" w:eastAsia="Times New Roman" w:cs="Times New Roman"/>
        </w:rPr>
        <w:t>Collected screenshots, audit trails, and testing evidence.</w:t>
      </w:r>
    </w:p>
    <w:p w:rsidR="3F70B8C4" w:rsidP="2CD0EA64" w:rsidRDefault="3F70B8C4" w14:paraId="0E9C917D" w14:textId="77777777">
      <w:pPr>
        <w:pStyle w:val="ListParagraph"/>
        <w:numPr>
          <w:ilvl w:val="0"/>
          <w:numId w:val="5"/>
        </w:numPr>
        <w:spacing w:line="300" w:lineRule="auto"/>
        <w:rPr>
          <w:rFonts w:ascii="Times New Roman" w:hAnsi="Times New Roman" w:eastAsia="Times New Roman" w:cs="Times New Roman"/>
        </w:rPr>
      </w:pPr>
      <w:r w:rsidRPr="2CD0EA64">
        <w:rPr>
          <w:rFonts w:ascii="Times New Roman" w:hAnsi="Times New Roman" w:eastAsia="Times New Roman" w:cs="Times New Roman"/>
        </w:rPr>
        <w:t>Documented successful and failed tool calls.</w:t>
      </w:r>
    </w:p>
    <w:p w:rsidR="3F70B8C4" w:rsidP="2CD0EA64" w:rsidRDefault="3F70B8C4" w14:paraId="27862601" w14:textId="77777777">
      <w:pPr>
        <w:pStyle w:val="ListParagraph"/>
        <w:numPr>
          <w:ilvl w:val="0"/>
          <w:numId w:val="5"/>
        </w:numPr>
        <w:spacing w:line="300" w:lineRule="auto"/>
        <w:rPr>
          <w:rFonts w:ascii="Times New Roman" w:hAnsi="Times New Roman" w:eastAsia="Times New Roman" w:cs="Times New Roman"/>
        </w:rPr>
      </w:pPr>
      <w:r w:rsidRPr="2CD0EA64">
        <w:rPr>
          <w:rFonts w:ascii="Times New Roman" w:hAnsi="Times New Roman" w:eastAsia="Times New Roman" w:cs="Times New Roman"/>
        </w:rPr>
        <w:t>Assisted with evaluating Hermes performance and functionality.</w:t>
      </w:r>
    </w:p>
    <w:p w:rsidR="3F70B8C4" w:rsidP="2CD0EA64" w:rsidRDefault="3F70B8C4" w14:paraId="606CB3AD" w14:textId="77777777">
      <w:pPr>
        <w:pStyle w:val="Heading3"/>
        <w:spacing w:before="246" w:after="246" w:line="300" w:lineRule="auto"/>
        <w:rPr>
          <w:rFonts w:ascii="Times New Roman" w:hAnsi="Times New Roman" w:eastAsia="Times New Roman" w:cs="Times New Roman"/>
          <w:i w:val="0"/>
          <w:iCs w:val="0"/>
        </w:rPr>
      </w:pPr>
      <w:r w:rsidRPr="2CD0EA64">
        <w:rPr>
          <w:rFonts w:ascii="Times New Roman" w:hAnsi="Times New Roman" w:eastAsia="Times New Roman" w:cs="Times New Roman"/>
          <w:i w:val="0"/>
          <w:iCs w:val="0"/>
        </w:rPr>
        <w:t>Israel Burrell</w:t>
      </w:r>
    </w:p>
    <w:p w:rsidR="3F70B8C4" w:rsidP="2CD0EA64" w:rsidRDefault="3F70B8C4" w14:paraId="4535E058" w14:textId="77777777">
      <w:pPr>
        <w:pStyle w:val="ListParagraph"/>
        <w:numPr>
          <w:ilvl w:val="0"/>
          <w:numId w:val="4"/>
        </w:numPr>
        <w:spacing w:line="300" w:lineRule="auto"/>
        <w:rPr>
          <w:rFonts w:ascii="Times New Roman" w:hAnsi="Times New Roman" w:eastAsia="Times New Roman" w:cs="Times New Roman"/>
        </w:rPr>
      </w:pPr>
      <w:r w:rsidRPr="2CD0EA64">
        <w:rPr>
          <w:rFonts w:ascii="Times New Roman" w:hAnsi="Times New Roman" w:eastAsia="Times New Roman" w:cs="Times New Roman"/>
        </w:rPr>
        <w:t>Created the Hermes architecture diagram.</w:t>
      </w:r>
    </w:p>
    <w:p w:rsidR="3F70B8C4" w:rsidP="2CD0EA64" w:rsidRDefault="3F70B8C4" w14:paraId="3EEC6A68" w14:textId="77777777">
      <w:pPr>
        <w:pStyle w:val="ListParagraph"/>
        <w:numPr>
          <w:ilvl w:val="0"/>
          <w:numId w:val="4"/>
        </w:numPr>
        <w:spacing w:line="300" w:lineRule="auto"/>
        <w:rPr>
          <w:rFonts w:ascii="Times New Roman" w:hAnsi="Times New Roman" w:eastAsia="Times New Roman" w:cs="Times New Roman"/>
        </w:rPr>
      </w:pPr>
      <w:r w:rsidRPr="2CD0EA64">
        <w:rPr>
          <w:rFonts w:ascii="Times New Roman" w:hAnsi="Times New Roman" w:eastAsia="Times New Roman" w:cs="Times New Roman"/>
        </w:rPr>
        <w:t>Documented the tool-calling workflow and system architecture.</w:t>
      </w:r>
    </w:p>
    <w:p w:rsidR="3F70B8C4" w:rsidP="2CD0EA64" w:rsidRDefault="3F70B8C4" w14:paraId="0EBAFAD7" w14:textId="77777777">
      <w:pPr>
        <w:pStyle w:val="ListParagraph"/>
        <w:numPr>
          <w:ilvl w:val="0"/>
          <w:numId w:val="4"/>
        </w:numPr>
        <w:spacing w:line="300" w:lineRule="auto"/>
        <w:rPr>
          <w:rFonts w:ascii="Times New Roman" w:hAnsi="Times New Roman" w:eastAsia="Times New Roman" w:cs="Times New Roman"/>
        </w:rPr>
      </w:pPr>
      <w:r w:rsidRPr="2CD0EA64">
        <w:rPr>
          <w:rFonts w:ascii="Times New Roman" w:hAnsi="Times New Roman" w:eastAsia="Times New Roman" w:cs="Times New Roman"/>
        </w:rPr>
        <w:t>Wrote the Architecture, Tool Calling Process, Findings, and Discussion &amp; Limitations sections.</w:t>
      </w:r>
    </w:p>
    <w:p w:rsidR="3F70B8C4" w:rsidP="2CD0EA64" w:rsidRDefault="3F70B8C4" w14:paraId="3635C287" w14:textId="77777777">
      <w:pPr>
        <w:pStyle w:val="ListParagraph"/>
        <w:numPr>
          <w:ilvl w:val="0"/>
          <w:numId w:val="4"/>
        </w:numPr>
        <w:spacing w:line="300" w:lineRule="auto"/>
        <w:rPr>
          <w:rFonts w:ascii="Times New Roman" w:hAnsi="Times New Roman" w:eastAsia="Times New Roman" w:cs="Times New Roman"/>
        </w:rPr>
      </w:pPr>
      <w:r w:rsidRPr="2CD0EA64">
        <w:rPr>
          <w:rFonts w:ascii="Times New Roman" w:hAnsi="Times New Roman" w:eastAsia="Times New Roman" w:cs="Times New Roman"/>
        </w:rPr>
        <w:t>Created PowerPoint slides related to architecture and tool calling.</w:t>
      </w:r>
    </w:p>
    <w:p w:rsidR="3F70B8C4" w:rsidP="2CD0EA64" w:rsidRDefault="3F70B8C4" w14:paraId="47748644" w14:textId="77777777">
      <w:pPr>
        <w:pStyle w:val="ListParagraph"/>
        <w:numPr>
          <w:ilvl w:val="0"/>
          <w:numId w:val="4"/>
        </w:numPr>
        <w:spacing w:line="300" w:lineRule="auto"/>
        <w:rPr>
          <w:rFonts w:ascii="Times New Roman" w:hAnsi="Times New Roman" w:eastAsia="Times New Roman" w:cs="Times New Roman"/>
        </w:rPr>
      </w:pPr>
      <w:r w:rsidRPr="2CD0EA64">
        <w:rPr>
          <w:rFonts w:ascii="Times New Roman" w:hAnsi="Times New Roman" w:eastAsia="Times New Roman" w:cs="Times New Roman"/>
        </w:rPr>
        <w:t>Organized the GitHub repository and uploaded project evidence.</w:t>
      </w:r>
    </w:p>
    <w:p w:rsidR="3F70B8C4" w:rsidP="2CD0EA64" w:rsidRDefault="3F70B8C4" w14:paraId="5C4FB4A5" w14:textId="77777777">
      <w:pPr>
        <w:pStyle w:val="Heading3"/>
        <w:spacing w:before="246" w:after="246" w:line="300" w:lineRule="auto"/>
        <w:rPr>
          <w:rFonts w:ascii="Times New Roman" w:hAnsi="Times New Roman" w:eastAsia="Times New Roman" w:cs="Times New Roman"/>
          <w:i w:val="0"/>
          <w:iCs w:val="0"/>
        </w:rPr>
      </w:pPr>
      <w:r w:rsidRPr="2CD0EA64">
        <w:rPr>
          <w:rFonts w:ascii="Times New Roman" w:hAnsi="Times New Roman" w:eastAsia="Times New Roman" w:cs="Times New Roman"/>
          <w:i w:val="0"/>
          <w:iCs w:val="0"/>
        </w:rPr>
        <w:t>Jamie Murray</w:t>
      </w:r>
    </w:p>
    <w:p w:rsidR="3F70B8C4" w:rsidP="2CD0EA64" w:rsidRDefault="3F70B8C4" w14:paraId="78D204E4" w14:textId="77777777">
      <w:pPr>
        <w:pStyle w:val="ListParagraph"/>
        <w:numPr>
          <w:ilvl w:val="0"/>
          <w:numId w:val="3"/>
        </w:numPr>
        <w:spacing w:line="300" w:lineRule="auto"/>
        <w:rPr>
          <w:rFonts w:ascii="Times New Roman" w:hAnsi="Times New Roman" w:eastAsia="Times New Roman" w:cs="Times New Roman"/>
        </w:rPr>
      </w:pPr>
      <w:r w:rsidRPr="2CD0EA64">
        <w:rPr>
          <w:rFonts w:ascii="Times New Roman" w:hAnsi="Times New Roman" w:eastAsia="Times New Roman" w:cs="Times New Roman"/>
        </w:rPr>
        <w:t>Assisted with project research and software testing.</w:t>
      </w:r>
    </w:p>
    <w:p w:rsidR="3F70B8C4" w:rsidP="2CD0EA64" w:rsidRDefault="3F70B8C4" w14:paraId="2C128EB3" w14:textId="77777777">
      <w:pPr>
        <w:pStyle w:val="ListParagraph"/>
        <w:numPr>
          <w:ilvl w:val="0"/>
          <w:numId w:val="3"/>
        </w:numPr>
        <w:spacing w:line="300" w:lineRule="auto"/>
        <w:rPr>
          <w:rFonts w:ascii="Times New Roman" w:hAnsi="Times New Roman" w:eastAsia="Times New Roman" w:cs="Times New Roman"/>
        </w:rPr>
      </w:pPr>
      <w:r w:rsidRPr="2CD0EA64">
        <w:rPr>
          <w:rFonts w:ascii="Times New Roman" w:hAnsi="Times New Roman" w:eastAsia="Times New Roman" w:cs="Times New Roman"/>
        </w:rPr>
        <w:t>Participated in reviewing testing results and project findings.</w:t>
      </w:r>
    </w:p>
    <w:p w:rsidR="3F70B8C4" w:rsidP="2CD0EA64" w:rsidRDefault="3F70B8C4" w14:paraId="5EF923D8" w14:textId="77777777">
      <w:pPr>
        <w:pStyle w:val="ListParagraph"/>
        <w:numPr>
          <w:ilvl w:val="0"/>
          <w:numId w:val="3"/>
        </w:numPr>
        <w:spacing w:line="300" w:lineRule="auto"/>
        <w:rPr>
          <w:rFonts w:ascii="Times New Roman" w:hAnsi="Times New Roman" w:eastAsia="Times New Roman" w:cs="Times New Roman"/>
        </w:rPr>
      </w:pPr>
      <w:r w:rsidRPr="2CD0EA64">
        <w:rPr>
          <w:rFonts w:ascii="Times New Roman" w:hAnsi="Times New Roman" w:eastAsia="Times New Roman" w:cs="Times New Roman"/>
        </w:rPr>
        <w:t>Contributed to report development and documentation.</w:t>
      </w:r>
    </w:p>
    <w:p w:rsidR="3F70B8C4" w:rsidP="2CD0EA64" w:rsidRDefault="3F70B8C4" w14:paraId="16E105DD" w14:textId="77777777">
      <w:pPr>
        <w:pStyle w:val="ListParagraph"/>
        <w:numPr>
          <w:ilvl w:val="0"/>
          <w:numId w:val="3"/>
        </w:numPr>
        <w:spacing w:line="300" w:lineRule="auto"/>
        <w:rPr>
          <w:rFonts w:ascii="Times New Roman" w:hAnsi="Times New Roman" w:eastAsia="Times New Roman" w:cs="Times New Roman"/>
        </w:rPr>
      </w:pPr>
      <w:r w:rsidRPr="2CD0EA64">
        <w:rPr>
          <w:rFonts w:ascii="Times New Roman" w:hAnsi="Times New Roman" w:eastAsia="Times New Roman" w:cs="Times New Roman"/>
        </w:rPr>
        <w:t>Assisted with project organization and final report review.</w:t>
      </w:r>
    </w:p>
    <w:p w:rsidR="3F70B8C4" w:rsidP="2CD0EA64" w:rsidRDefault="3F70B8C4" w14:paraId="51AAB471" w14:textId="77777777">
      <w:pPr>
        <w:pStyle w:val="ListParagraph"/>
        <w:numPr>
          <w:ilvl w:val="0"/>
          <w:numId w:val="3"/>
        </w:numPr>
        <w:spacing w:line="300" w:lineRule="auto"/>
        <w:rPr>
          <w:rFonts w:ascii="Times New Roman" w:hAnsi="Times New Roman" w:eastAsia="Times New Roman" w:cs="Times New Roman"/>
        </w:rPr>
      </w:pPr>
      <w:r w:rsidRPr="2CD0EA64">
        <w:rPr>
          <w:rFonts w:ascii="Times New Roman" w:hAnsi="Times New Roman" w:eastAsia="Times New Roman" w:cs="Times New Roman"/>
        </w:rPr>
        <w:t>Participated in presentation preparation and project coordination.</w:t>
      </w:r>
    </w:p>
    <w:p w:rsidR="2CD0EA64" w:rsidP="2CD0EA64" w:rsidRDefault="2CD0EA64" w14:paraId="1CD945FE" w14:textId="77777777">
      <w:pPr>
        <w:spacing w:line="300" w:lineRule="auto"/>
        <w:rPr>
          <w:rFonts w:ascii="Times New Roman" w:hAnsi="Times New Roman" w:eastAsia="Times New Roman" w:cs="Times New Roman"/>
        </w:rPr>
      </w:pPr>
    </w:p>
    <w:p w:rsidR="2CD0EA64" w:rsidP="2CD0EA64" w:rsidRDefault="2CD0EA64" w14:paraId="565EED2D" w14:textId="77777777">
      <w:pPr>
        <w:spacing w:line="300" w:lineRule="auto"/>
        <w:rPr>
          <w:rFonts w:ascii="Times New Roman" w:hAnsi="Times New Roman" w:eastAsia="Times New Roman" w:cs="Times New Roman"/>
        </w:rPr>
      </w:pPr>
    </w:p>
    <w:p w:rsidR="3F70B8C4" w:rsidP="2CD0EA64" w:rsidRDefault="3F70B8C4" w14:paraId="12BDB144" w14:textId="77777777">
      <w:pPr>
        <w:pStyle w:val="Heading3"/>
        <w:spacing w:before="246" w:after="246" w:line="300" w:lineRule="auto"/>
        <w:rPr>
          <w:rFonts w:ascii="Times New Roman" w:hAnsi="Times New Roman" w:eastAsia="Times New Roman" w:cs="Times New Roman"/>
          <w:i w:val="0"/>
          <w:iCs w:val="0"/>
          <w:sz w:val="24"/>
          <w:szCs w:val="24"/>
        </w:rPr>
      </w:pPr>
      <w:r w:rsidRPr="2CD0EA64">
        <w:rPr>
          <w:rFonts w:ascii="Times New Roman" w:hAnsi="Times New Roman" w:eastAsia="Times New Roman" w:cs="Times New Roman"/>
          <w:i w:val="0"/>
          <w:iCs w:val="0"/>
          <w:sz w:val="24"/>
          <w:szCs w:val="24"/>
        </w:rPr>
        <w:t>Team Collaboration</w:t>
      </w:r>
    </w:p>
    <w:p w:rsidR="3F70B8C4" w:rsidP="2CD0EA64" w:rsidRDefault="3F70B8C4" w14:paraId="12462FFC" w14:textId="77777777">
      <w:pPr>
        <w:spacing w:before="210" w:after="210" w:line="300" w:lineRule="auto"/>
        <w:rPr>
          <w:rFonts w:ascii="Times New Roman" w:hAnsi="Times New Roman" w:eastAsia="Times New Roman" w:cs="Times New Roman"/>
        </w:rPr>
      </w:pPr>
      <w:r w:rsidRPr="2CD0EA64">
        <w:rPr>
          <w:rFonts w:ascii="Times New Roman" w:hAnsi="Times New Roman" w:eastAsia="Times New Roman" w:cs="Times New Roman"/>
        </w:rPr>
        <w:t>All team members contributed to project planning, testing, report preparation, and presentation development. Team members worked together to evaluate Hermes, document findings, and prepare the final project deliverables.</w:t>
      </w:r>
    </w:p>
    <w:p w:rsidR="00913E3A" w:rsidP="00913E3A" w:rsidRDefault="00913E3A" w14:paraId="5D355FC5" w14:textId="413117BC">
      <w:pPr>
        <w:spacing w:before="210" w:after="210" w:line="300" w:lineRule="auto"/>
        <w:ind w:firstLine="0"/>
        <w:rPr>
          <w:rFonts w:ascii="Times New Roman" w:hAnsi="Times New Roman" w:eastAsia="Times New Roman" w:cs="Times New Roman"/>
        </w:rPr>
      </w:pPr>
    </w:p>
    <w:p w:rsidR="00913E3A" w:rsidP="00913E3A" w:rsidRDefault="00913E3A" w14:paraId="25DF1356" w14:textId="4E79A802">
      <w:pPr>
        <w:spacing w:before="210" w:after="210" w:line="300" w:lineRule="auto"/>
        <w:ind w:firstLine="0"/>
        <w:rPr>
          <w:ins w:author="Microsoft Word" w:date="2026-10-16T12:57:00Z" w16du:dateUtc="2026-10-16T16:57:00Z" w:id="282"/>
          <w:rFonts w:ascii="Times New Roman" w:hAnsi="Times New Roman" w:eastAsia="Times New Roman" w:cs="Times New Roman"/>
          <w:b/>
          <w:bCs/>
        </w:rPr>
      </w:pPr>
      <w:r>
        <w:rPr>
          <w:rFonts w:ascii="Times New Roman" w:hAnsi="Times New Roman" w:eastAsia="Times New Roman" w:cs="Times New Roman"/>
          <w:b/>
          <w:bCs/>
        </w:rPr>
        <w:t>AI Transparency statement</w:t>
      </w:r>
      <w:ins w:author="Microsoft Word" w:date="2026-10-16T12:57:00Z" w16du:dateUtc="2026-10-16T16:57:00Z" w:id="283">
        <w:r>
          <w:rPr>
            <w:rFonts w:ascii="Times New Roman" w:hAnsi="Times New Roman" w:eastAsia="Times New Roman" w:cs="Times New Roman"/>
            <w:b/>
            <w:bCs/>
          </w:rPr>
          <w:t>:</w:t>
        </w:r>
      </w:ins>
    </w:p>
    <w:p w:rsidR="00913E3A" w:rsidP="00913E3A" w:rsidRDefault="00714A12" w14:paraId="279353F0" w14:textId="4CF84343">
      <w:pPr>
        <w:spacing w:before="210" w:after="210" w:line="300" w:lineRule="auto"/>
        <w:ind w:firstLine="0"/>
        <w:rPr>
          <w:rFonts w:ascii="Times New Roman" w:hAnsi="Times New Roman" w:eastAsia="Times New Roman" w:cs="Times New Roman"/>
          <w:b w:val="1"/>
          <w:bCs w:val="1"/>
        </w:rPr>
      </w:pPr>
      <w:r w:rsidRPr="77AC0498" w:rsidR="00714A12">
        <w:rPr>
          <w:rFonts w:ascii="Times New Roman" w:hAnsi="Times New Roman" w:eastAsia="Times New Roman" w:cs="Times New Roman"/>
          <w:b w:val="1"/>
          <w:bCs w:val="1"/>
        </w:rPr>
        <w:t>Google AI</w:t>
      </w:r>
      <w:r w:rsidRPr="77AC0498" w:rsidR="003C0C2B">
        <w:rPr>
          <w:rFonts w:ascii="Times New Roman" w:hAnsi="Times New Roman" w:eastAsia="Times New Roman" w:cs="Times New Roman"/>
          <w:b w:val="1"/>
          <w:bCs w:val="1"/>
        </w:rPr>
        <w:t xml:space="preserve"> &amp; Lumo AI</w:t>
      </w:r>
      <w:r w:rsidRPr="77AC0498" w:rsidR="00714A12">
        <w:rPr>
          <w:rFonts w:ascii="Times New Roman" w:hAnsi="Times New Roman" w:eastAsia="Times New Roman" w:cs="Times New Roman"/>
          <w:b w:val="1"/>
          <w:bCs w:val="1"/>
        </w:rPr>
        <w:t xml:space="preserve"> was used for research, </w:t>
      </w:r>
      <w:r w:rsidRPr="77AC0498" w:rsidR="0E41CC4C">
        <w:rPr>
          <w:rFonts w:ascii="Times New Roman" w:hAnsi="Times New Roman" w:eastAsia="Times New Roman" w:cs="Times New Roman"/>
          <w:b w:val="1"/>
          <w:bCs w:val="1"/>
        </w:rPr>
        <w:t>installation,</w:t>
      </w:r>
      <w:r w:rsidRPr="77AC0498" w:rsidR="00714A12">
        <w:rPr>
          <w:rFonts w:ascii="Times New Roman" w:hAnsi="Times New Roman" w:eastAsia="Times New Roman" w:cs="Times New Roman"/>
          <w:b w:val="1"/>
          <w:bCs w:val="1"/>
        </w:rPr>
        <w:t xml:space="preserve"> and troubleshooting.</w:t>
      </w:r>
    </w:p>
    <w:p w:rsidRPr="00E46429" w:rsidR="576062CF" w:rsidP="77AC0498" w:rsidRDefault="576062CF" w14:paraId="2AF57098" w14:textId="776CCBF8">
      <w:pPr>
        <w:spacing w:before="210" w:after="210" w:line="300" w:lineRule="auto"/>
        <w:ind w:firstLine="0"/>
      </w:pPr>
      <w:r w:rsidRPr="77AC0498" w:rsidR="00DA44B8">
        <w:rPr>
          <w:rFonts w:ascii="Times New Roman" w:hAnsi="Times New Roman" w:eastAsia="Times New Roman" w:cs="Times New Roman"/>
          <w:b w:val="1"/>
          <w:bCs w:val="1"/>
        </w:rPr>
        <w:t>Copilot</w:t>
      </w:r>
      <w:r w:rsidRPr="77AC0498" w:rsidR="00483DEF">
        <w:rPr>
          <w:rFonts w:ascii="Times New Roman" w:hAnsi="Times New Roman" w:eastAsia="Times New Roman" w:cs="Times New Roman"/>
          <w:b w:val="1"/>
          <w:bCs w:val="1"/>
        </w:rPr>
        <w:t xml:space="preserve"> AI</w:t>
      </w:r>
      <w:r w:rsidRPr="77AC0498" w:rsidR="00DA44B8">
        <w:rPr>
          <w:rFonts w:ascii="Times New Roman" w:hAnsi="Times New Roman" w:eastAsia="Times New Roman" w:cs="Times New Roman"/>
          <w:b w:val="1"/>
          <w:bCs w:val="1"/>
        </w:rPr>
        <w:t xml:space="preserve"> </w:t>
      </w:r>
      <w:r w:rsidRPr="77AC0498" w:rsidR="00714A12">
        <w:rPr>
          <w:rFonts w:ascii="Times New Roman" w:hAnsi="Times New Roman" w:eastAsia="Times New Roman" w:cs="Times New Roman"/>
          <w:b w:val="1"/>
          <w:bCs w:val="1"/>
        </w:rPr>
        <w:t xml:space="preserve">was used for </w:t>
      </w:r>
      <w:r w:rsidRPr="77AC0498" w:rsidR="00DA44B8">
        <w:rPr>
          <w:rFonts w:ascii="Times New Roman" w:hAnsi="Times New Roman" w:eastAsia="Times New Roman" w:cs="Times New Roman"/>
          <w:b w:val="1"/>
          <w:bCs w:val="1"/>
        </w:rPr>
        <w:t>project planning and paper</w:t>
      </w:r>
      <w:r w:rsidRPr="77AC0498" w:rsidR="00F85F40">
        <w:rPr>
          <w:rFonts w:ascii="Times New Roman" w:hAnsi="Times New Roman" w:eastAsia="Times New Roman" w:cs="Times New Roman"/>
          <w:b w:val="1"/>
          <w:bCs w:val="1"/>
        </w:rPr>
        <w:t xml:space="preserve"> formatting.</w:t>
      </w:r>
    </w:p>
    <w:sectPr w:rsidRPr="00E46429" w:rsidR="576062CF">
      <w:headerReference w:type="default" r:id="rId14"/>
      <w:footerReference w:type="default" r:id="rId15"/>
      <w:headerReference w:type="first" r:id="rId16"/>
      <w:footerReference w:type="first" r:id="rId17"/>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3B1A" w:rsidRDefault="000C3B1A" w14:paraId="42066E48" w14:textId="77777777">
      <w:pPr>
        <w:spacing w:line="240" w:lineRule="auto"/>
      </w:pPr>
      <w:r>
        <w:separator/>
      </w:r>
    </w:p>
  </w:endnote>
  <w:endnote w:type="continuationSeparator" w:id="0">
    <w:p w:rsidR="000C3B1A" w:rsidRDefault="000C3B1A" w14:paraId="1C99D026" w14:textId="77777777">
      <w:pPr>
        <w:spacing w:line="240" w:lineRule="auto"/>
      </w:pPr>
      <w:r>
        <w:continuationSeparator/>
      </w:r>
    </w:p>
  </w:endnote>
  <w:endnote w:type="continuationNotice" w:id="1">
    <w:p w:rsidR="000C3B1A" w:rsidRDefault="000C3B1A" w14:paraId="5E88E34B"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Tr="733B038C" w14:paraId="7EFD7E0C" w14:textId="77777777">
      <w:tc>
        <w:tcPr>
          <w:tcW w:w="3120" w:type="dxa"/>
        </w:tcPr>
        <w:p w:rsidR="733B038C" w:rsidP="733B038C" w:rsidRDefault="733B038C" w14:paraId="0377323F" w14:textId="77777777">
          <w:pPr>
            <w:pStyle w:val="Header"/>
            <w:ind w:left="-115"/>
          </w:pPr>
        </w:p>
      </w:tc>
      <w:tc>
        <w:tcPr>
          <w:tcW w:w="3120" w:type="dxa"/>
        </w:tcPr>
        <w:p w:rsidR="733B038C" w:rsidP="733B038C" w:rsidRDefault="733B038C" w14:paraId="0ECF5050" w14:textId="77777777">
          <w:pPr>
            <w:pStyle w:val="Header"/>
            <w:jc w:val="center"/>
          </w:pPr>
        </w:p>
      </w:tc>
      <w:tc>
        <w:tcPr>
          <w:tcW w:w="3120" w:type="dxa"/>
        </w:tcPr>
        <w:p w:rsidR="733B038C" w:rsidP="733B038C" w:rsidRDefault="733B038C" w14:paraId="4248D418" w14:textId="77777777">
          <w:pPr>
            <w:pStyle w:val="Header"/>
            <w:ind w:right="-115"/>
            <w:jc w:val="right"/>
          </w:pPr>
        </w:p>
      </w:tc>
    </w:tr>
  </w:tbl>
  <w:p w:rsidR="733B038C" w:rsidP="733B038C" w:rsidRDefault="733B038C" w14:paraId="5DD990B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Tr="733B038C" w14:paraId="5241FED7" w14:textId="77777777">
      <w:tc>
        <w:tcPr>
          <w:tcW w:w="3120" w:type="dxa"/>
        </w:tcPr>
        <w:p w:rsidR="733B038C" w:rsidP="733B038C" w:rsidRDefault="733B038C" w14:paraId="3172DFB4" w14:textId="77777777">
          <w:pPr>
            <w:pStyle w:val="Header"/>
            <w:ind w:left="-115"/>
          </w:pPr>
        </w:p>
      </w:tc>
      <w:tc>
        <w:tcPr>
          <w:tcW w:w="3120" w:type="dxa"/>
        </w:tcPr>
        <w:p w:rsidR="733B038C" w:rsidP="733B038C" w:rsidRDefault="733B038C" w14:paraId="1EFCB903" w14:textId="77777777">
          <w:pPr>
            <w:pStyle w:val="Header"/>
            <w:jc w:val="center"/>
          </w:pPr>
        </w:p>
      </w:tc>
      <w:tc>
        <w:tcPr>
          <w:tcW w:w="3120" w:type="dxa"/>
        </w:tcPr>
        <w:p w:rsidR="733B038C" w:rsidP="733B038C" w:rsidRDefault="733B038C" w14:paraId="6052598A" w14:textId="77777777">
          <w:pPr>
            <w:pStyle w:val="Header"/>
            <w:ind w:right="-115"/>
            <w:jc w:val="right"/>
          </w:pPr>
        </w:p>
      </w:tc>
    </w:tr>
  </w:tbl>
  <w:p w:rsidR="733B038C" w:rsidP="733B038C" w:rsidRDefault="733B038C" w14:paraId="48DA53A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3B1A" w:rsidRDefault="000C3B1A" w14:paraId="2693AE45" w14:textId="77777777">
      <w:pPr>
        <w:spacing w:line="240" w:lineRule="auto"/>
      </w:pPr>
      <w:r>
        <w:separator/>
      </w:r>
    </w:p>
  </w:footnote>
  <w:footnote w:type="continuationSeparator" w:id="0">
    <w:p w:rsidR="000C3B1A" w:rsidRDefault="000C3B1A" w14:paraId="0739C30D" w14:textId="77777777">
      <w:pPr>
        <w:spacing w:line="240" w:lineRule="auto"/>
      </w:pPr>
      <w:r>
        <w:continuationSeparator/>
      </w:r>
    </w:p>
  </w:footnote>
  <w:footnote w:type="continuationNotice" w:id="1">
    <w:p w:rsidR="000C3B1A" w:rsidRDefault="000C3B1A" w14:paraId="6BB7AF8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80" w:type="dxa"/>
      <w:tblLayout w:type="fixed"/>
      <w:tblLook w:val="06A0" w:firstRow="1" w:lastRow="0" w:firstColumn="1" w:lastColumn="0" w:noHBand="1" w:noVBand="1"/>
    </w:tblPr>
    <w:tblGrid>
      <w:gridCol w:w="3120"/>
      <w:gridCol w:w="3120"/>
      <w:gridCol w:w="3120"/>
      <w:gridCol w:w="3120"/>
    </w:tblGrid>
    <w:tr w:rsidR="00421CC0" w:rsidTr="00421CC0" w14:paraId="2AEB7D73" w14:textId="77777777">
      <w:tc>
        <w:tcPr>
          <w:tcW w:w="3120" w:type="dxa"/>
        </w:tcPr>
        <w:p w:rsidR="00421CC0" w:rsidP="00421CC0" w:rsidRDefault="00421CC0" w14:paraId="7E6B0A62" w14:textId="5DD74B33">
          <w:pPr>
            <w:pStyle w:val="Header"/>
          </w:pPr>
          <w:r w:rsidRPr="00421CC0">
            <w:rPr>
              <w:rFonts w:ascii="Times New Roman" w:hAnsi="Times New Roman" w:cs="Times New Roman"/>
              <w:sz w:val="24"/>
              <w:szCs w:val="24"/>
            </w:rPr>
            <w:t>CYFI445: Midterm Technical Report</w:t>
          </w:r>
        </w:p>
      </w:tc>
      <w:tc>
        <w:tcPr>
          <w:tcW w:w="3120" w:type="dxa"/>
        </w:tcPr>
        <w:p w:rsidR="00421CC0" w:rsidP="00421CC0" w:rsidRDefault="00421CC0" w14:paraId="4E26C925" w14:textId="01F3BB74">
          <w:pPr>
            <w:pStyle w:val="Header"/>
          </w:pPr>
        </w:p>
      </w:tc>
      <w:tc>
        <w:tcPr>
          <w:tcW w:w="3120" w:type="dxa"/>
        </w:tcPr>
        <w:p w:rsidR="00421CC0" w:rsidP="00421CC0" w:rsidRDefault="00421CC0" w14:paraId="40FF7ED0" w14:textId="77777777">
          <w:pPr>
            <w:pStyle w:val="Header"/>
            <w:jc w:val="center"/>
          </w:pPr>
        </w:p>
      </w:tc>
      <w:tc>
        <w:tcPr>
          <w:tcW w:w="3120" w:type="dxa"/>
        </w:tcPr>
        <w:p w:rsidR="00421CC0" w:rsidP="00421CC0" w:rsidRDefault="00421CC0" w14:paraId="24B0BA65" w14:textId="77777777">
          <w:pPr>
            <w:pStyle w:val="Header"/>
            <w:ind w:right="-115"/>
            <w:jc w:val="right"/>
          </w:pPr>
          <w:r>
            <w:fldChar w:fldCharType="begin"/>
          </w:r>
          <w:r>
            <w:instrText>PAGE</w:instrText>
          </w:r>
          <w:r>
            <w:fldChar w:fldCharType="separate"/>
          </w:r>
          <w:r>
            <w:rPr>
              <w:noProof/>
            </w:rPr>
            <w:t>2</w:t>
          </w:r>
          <w:r>
            <w:fldChar w:fldCharType="end"/>
          </w:r>
        </w:p>
      </w:tc>
    </w:tr>
  </w:tbl>
  <w:p w:rsidR="733B038C" w:rsidP="733B038C" w:rsidRDefault="733B038C" w14:paraId="2738669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tblGrid>
    <w:tr w:rsidR="00421CC0" w:rsidTr="00FD478C" w14:paraId="0D1C5E2E" w14:textId="77777777">
      <w:tc>
        <w:tcPr>
          <w:tcW w:w="3120" w:type="dxa"/>
        </w:tcPr>
        <w:p w:rsidRPr="00421CC0" w:rsidR="00421CC0" w:rsidP="733B038C" w:rsidRDefault="00421CC0" w14:paraId="3CB69746" w14:textId="4286B949">
          <w:pPr>
            <w:pStyle w:val="Header"/>
            <w:jc w:val="center"/>
            <w:rPr>
              <w:rFonts w:ascii="Times New Roman" w:hAnsi="Times New Roman" w:cs="Times New Roman"/>
              <w:sz w:val="24"/>
              <w:szCs w:val="24"/>
            </w:rPr>
          </w:pPr>
          <w:r w:rsidRPr="00421CC0">
            <w:rPr>
              <w:rFonts w:ascii="Times New Roman" w:hAnsi="Times New Roman" w:cs="Times New Roman"/>
              <w:sz w:val="24"/>
              <w:szCs w:val="24"/>
            </w:rPr>
            <w:t>CYFI445:Midterm Technical Report</w:t>
          </w:r>
        </w:p>
      </w:tc>
      <w:tc>
        <w:tcPr>
          <w:tcW w:w="3120" w:type="dxa"/>
        </w:tcPr>
        <w:p w:rsidRPr="00421CC0" w:rsidR="00421CC0" w:rsidP="733B038C" w:rsidRDefault="00421CC0" w14:paraId="43D63E2F" w14:textId="77777777">
          <w:pPr>
            <w:pStyle w:val="Header"/>
            <w:ind w:right="-115"/>
            <w:jc w:val="right"/>
            <w:rPr>
              <w:rFonts w:ascii="Times New Roman" w:hAnsi="Times New Roman" w:cs="Times New Roman"/>
              <w:sz w:val="24"/>
              <w:szCs w:val="24"/>
            </w:rPr>
          </w:pPr>
        </w:p>
      </w:tc>
    </w:tr>
  </w:tbl>
  <w:p w:rsidR="733B038C" w:rsidP="733B038C" w:rsidRDefault="733B038C" w14:paraId="1455BAAB"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cha1/vn10erRFf" int2:id="cCt0Ewpy">
      <int2:state int2:type="spell" int2:value="Rejected"/>
    </int2:textHash>
    <int2:bookmark int2:bookmarkName="_Int_mBfd9qha" int2:invalidationBookmarkName="" int2:hashCode="UHgu7qxjgxGvkH" int2:id="g3VwQwFM">
      <int2:state int2:type="gram" int2:value="Rejected"/>
    </int2:bookmark>
    <int2:bookmark int2:bookmarkName="_Int_ut8irjku" int2:invalidationBookmarkName="" int2:hashCode="e0dMsLOcF3PXGS" int2:id="OGFtOgCZ">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36050"/>
    <w:multiLevelType w:val="hybridMultilevel"/>
    <w:tmpl w:val="CF6E4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67E10"/>
    <w:multiLevelType w:val="hybridMultilevel"/>
    <w:tmpl w:val="FFFFFFFF"/>
    <w:lvl w:ilvl="0" w:tplc="670EF4E8">
      <w:start w:val="1"/>
      <w:numFmt w:val="decimal"/>
      <w:lvlText w:val="%1."/>
      <w:lvlJc w:val="left"/>
      <w:pPr>
        <w:ind w:left="1800" w:hanging="360"/>
      </w:pPr>
    </w:lvl>
    <w:lvl w:ilvl="1" w:tplc="100CDA22">
      <w:start w:val="1"/>
      <w:numFmt w:val="lowerLetter"/>
      <w:lvlText w:val="%2."/>
      <w:lvlJc w:val="left"/>
      <w:pPr>
        <w:ind w:left="2520" w:hanging="360"/>
      </w:pPr>
    </w:lvl>
    <w:lvl w:ilvl="2" w:tplc="01B241EC">
      <w:start w:val="1"/>
      <w:numFmt w:val="lowerRoman"/>
      <w:lvlText w:val="%3."/>
      <w:lvlJc w:val="right"/>
      <w:pPr>
        <w:ind w:left="3240" w:hanging="180"/>
      </w:pPr>
    </w:lvl>
    <w:lvl w:ilvl="3" w:tplc="47C24B00">
      <w:start w:val="1"/>
      <w:numFmt w:val="decimal"/>
      <w:lvlText w:val="%4."/>
      <w:lvlJc w:val="left"/>
      <w:pPr>
        <w:ind w:left="3960" w:hanging="360"/>
      </w:pPr>
    </w:lvl>
    <w:lvl w:ilvl="4" w:tplc="BF3007C2">
      <w:start w:val="1"/>
      <w:numFmt w:val="lowerLetter"/>
      <w:lvlText w:val="%5."/>
      <w:lvlJc w:val="left"/>
      <w:pPr>
        <w:ind w:left="4680" w:hanging="360"/>
      </w:pPr>
    </w:lvl>
    <w:lvl w:ilvl="5" w:tplc="D826A6BC">
      <w:start w:val="1"/>
      <w:numFmt w:val="lowerRoman"/>
      <w:lvlText w:val="%6."/>
      <w:lvlJc w:val="right"/>
      <w:pPr>
        <w:ind w:left="5400" w:hanging="180"/>
      </w:pPr>
    </w:lvl>
    <w:lvl w:ilvl="6" w:tplc="1EA87034">
      <w:start w:val="1"/>
      <w:numFmt w:val="decimal"/>
      <w:lvlText w:val="%7."/>
      <w:lvlJc w:val="left"/>
      <w:pPr>
        <w:ind w:left="6120" w:hanging="360"/>
      </w:pPr>
    </w:lvl>
    <w:lvl w:ilvl="7" w:tplc="D8444A56">
      <w:start w:val="1"/>
      <w:numFmt w:val="lowerLetter"/>
      <w:lvlText w:val="%8."/>
      <w:lvlJc w:val="left"/>
      <w:pPr>
        <w:ind w:left="6840" w:hanging="360"/>
      </w:pPr>
    </w:lvl>
    <w:lvl w:ilvl="8" w:tplc="50E86786">
      <w:start w:val="1"/>
      <w:numFmt w:val="lowerRoman"/>
      <w:lvlText w:val="%9."/>
      <w:lvlJc w:val="right"/>
      <w:pPr>
        <w:ind w:left="7560" w:hanging="180"/>
      </w:pPr>
    </w:lvl>
  </w:abstractNum>
  <w:abstractNum w:abstractNumId="2" w15:restartNumberingAfterBreak="0">
    <w:nsid w:val="50D05397"/>
    <w:multiLevelType w:val="hybridMultilevel"/>
    <w:tmpl w:val="335475D8"/>
    <w:lvl w:ilvl="0" w:tplc="512EA94A">
      <w:start w:val="1"/>
      <w:numFmt w:val="bullet"/>
      <w:lvlText w:val=""/>
      <w:lvlJc w:val="left"/>
      <w:pPr>
        <w:ind w:left="1800" w:hanging="360"/>
      </w:pPr>
      <w:rPr>
        <w:rFonts w:hint="default" w:ascii="Symbol" w:hAnsi="Symbol"/>
      </w:rPr>
    </w:lvl>
    <w:lvl w:ilvl="1" w:tplc="F64A2C5A">
      <w:start w:val="1"/>
      <w:numFmt w:val="bullet"/>
      <w:lvlText w:val="o"/>
      <w:lvlJc w:val="left"/>
      <w:pPr>
        <w:ind w:left="2520" w:hanging="360"/>
      </w:pPr>
      <w:rPr>
        <w:rFonts w:hint="default" w:ascii="Courier New" w:hAnsi="Courier New"/>
      </w:rPr>
    </w:lvl>
    <w:lvl w:ilvl="2" w:tplc="D15C527C">
      <w:start w:val="1"/>
      <w:numFmt w:val="bullet"/>
      <w:lvlText w:val=""/>
      <w:lvlJc w:val="left"/>
      <w:pPr>
        <w:ind w:left="3240" w:hanging="360"/>
      </w:pPr>
      <w:rPr>
        <w:rFonts w:hint="default" w:ascii="Wingdings" w:hAnsi="Wingdings"/>
      </w:rPr>
    </w:lvl>
    <w:lvl w:ilvl="3" w:tplc="F640B864">
      <w:start w:val="1"/>
      <w:numFmt w:val="bullet"/>
      <w:lvlText w:val=""/>
      <w:lvlJc w:val="left"/>
      <w:pPr>
        <w:ind w:left="3960" w:hanging="360"/>
      </w:pPr>
      <w:rPr>
        <w:rFonts w:hint="default" w:ascii="Symbol" w:hAnsi="Symbol"/>
      </w:rPr>
    </w:lvl>
    <w:lvl w:ilvl="4" w:tplc="80E661D2">
      <w:start w:val="1"/>
      <w:numFmt w:val="bullet"/>
      <w:lvlText w:val="o"/>
      <w:lvlJc w:val="left"/>
      <w:pPr>
        <w:ind w:left="4680" w:hanging="360"/>
      </w:pPr>
      <w:rPr>
        <w:rFonts w:hint="default" w:ascii="Courier New" w:hAnsi="Courier New"/>
      </w:rPr>
    </w:lvl>
    <w:lvl w:ilvl="5" w:tplc="0DA2826C">
      <w:start w:val="1"/>
      <w:numFmt w:val="bullet"/>
      <w:lvlText w:val=""/>
      <w:lvlJc w:val="left"/>
      <w:pPr>
        <w:ind w:left="5400" w:hanging="360"/>
      </w:pPr>
      <w:rPr>
        <w:rFonts w:hint="default" w:ascii="Wingdings" w:hAnsi="Wingdings"/>
      </w:rPr>
    </w:lvl>
    <w:lvl w:ilvl="6" w:tplc="CDC206BA">
      <w:start w:val="1"/>
      <w:numFmt w:val="bullet"/>
      <w:lvlText w:val=""/>
      <w:lvlJc w:val="left"/>
      <w:pPr>
        <w:ind w:left="6120" w:hanging="360"/>
      </w:pPr>
      <w:rPr>
        <w:rFonts w:hint="default" w:ascii="Symbol" w:hAnsi="Symbol"/>
      </w:rPr>
    </w:lvl>
    <w:lvl w:ilvl="7" w:tplc="78D866A8">
      <w:start w:val="1"/>
      <w:numFmt w:val="bullet"/>
      <w:lvlText w:val="o"/>
      <w:lvlJc w:val="left"/>
      <w:pPr>
        <w:ind w:left="6840" w:hanging="360"/>
      </w:pPr>
      <w:rPr>
        <w:rFonts w:hint="default" w:ascii="Courier New" w:hAnsi="Courier New"/>
      </w:rPr>
    </w:lvl>
    <w:lvl w:ilvl="8" w:tplc="924607BA">
      <w:start w:val="1"/>
      <w:numFmt w:val="bullet"/>
      <w:lvlText w:val=""/>
      <w:lvlJc w:val="left"/>
      <w:pPr>
        <w:ind w:left="7560" w:hanging="360"/>
      </w:pPr>
      <w:rPr>
        <w:rFonts w:hint="default" w:ascii="Wingdings" w:hAnsi="Wingdings"/>
      </w:rPr>
    </w:lvl>
  </w:abstractNum>
  <w:abstractNum w:abstractNumId="3" w15:restartNumberingAfterBreak="0">
    <w:nsid w:val="58FAAF45"/>
    <w:multiLevelType w:val="hybridMultilevel"/>
    <w:tmpl w:val="944EFBA2"/>
    <w:lvl w:ilvl="0" w:tplc="3A7857D6">
      <w:start w:val="1"/>
      <w:numFmt w:val="bullet"/>
      <w:lvlText w:val=""/>
      <w:lvlJc w:val="left"/>
      <w:pPr>
        <w:ind w:left="1800" w:hanging="360"/>
      </w:pPr>
      <w:rPr>
        <w:rFonts w:hint="default" w:ascii="Symbol" w:hAnsi="Symbol"/>
      </w:rPr>
    </w:lvl>
    <w:lvl w:ilvl="1" w:tplc="207C86C8">
      <w:start w:val="1"/>
      <w:numFmt w:val="bullet"/>
      <w:lvlText w:val="o"/>
      <w:lvlJc w:val="left"/>
      <w:pPr>
        <w:ind w:left="2520" w:hanging="360"/>
      </w:pPr>
      <w:rPr>
        <w:rFonts w:hint="default" w:ascii="Courier New" w:hAnsi="Courier New"/>
      </w:rPr>
    </w:lvl>
    <w:lvl w:ilvl="2" w:tplc="3DA8DF90">
      <w:start w:val="1"/>
      <w:numFmt w:val="bullet"/>
      <w:lvlText w:val=""/>
      <w:lvlJc w:val="left"/>
      <w:pPr>
        <w:ind w:left="3240" w:hanging="360"/>
      </w:pPr>
      <w:rPr>
        <w:rFonts w:hint="default" w:ascii="Wingdings" w:hAnsi="Wingdings"/>
      </w:rPr>
    </w:lvl>
    <w:lvl w:ilvl="3" w:tplc="344CAF26">
      <w:start w:val="1"/>
      <w:numFmt w:val="bullet"/>
      <w:lvlText w:val=""/>
      <w:lvlJc w:val="left"/>
      <w:pPr>
        <w:ind w:left="3960" w:hanging="360"/>
      </w:pPr>
      <w:rPr>
        <w:rFonts w:hint="default" w:ascii="Symbol" w:hAnsi="Symbol"/>
      </w:rPr>
    </w:lvl>
    <w:lvl w:ilvl="4" w:tplc="B3EE460C">
      <w:start w:val="1"/>
      <w:numFmt w:val="bullet"/>
      <w:lvlText w:val="o"/>
      <w:lvlJc w:val="left"/>
      <w:pPr>
        <w:ind w:left="4680" w:hanging="360"/>
      </w:pPr>
      <w:rPr>
        <w:rFonts w:hint="default" w:ascii="Courier New" w:hAnsi="Courier New"/>
      </w:rPr>
    </w:lvl>
    <w:lvl w:ilvl="5" w:tplc="C2BC4204">
      <w:start w:val="1"/>
      <w:numFmt w:val="bullet"/>
      <w:lvlText w:val=""/>
      <w:lvlJc w:val="left"/>
      <w:pPr>
        <w:ind w:left="5400" w:hanging="360"/>
      </w:pPr>
      <w:rPr>
        <w:rFonts w:hint="default" w:ascii="Wingdings" w:hAnsi="Wingdings"/>
      </w:rPr>
    </w:lvl>
    <w:lvl w:ilvl="6" w:tplc="291462B2">
      <w:start w:val="1"/>
      <w:numFmt w:val="bullet"/>
      <w:lvlText w:val=""/>
      <w:lvlJc w:val="left"/>
      <w:pPr>
        <w:ind w:left="6120" w:hanging="360"/>
      </w:pPr>
      <w:rPr>
        <w:rFonts w:hint="default" w:ascii="Symbol" w:hAnsi="Symbol"/>
      </w:rPr>
    </w:lvl>
    <w:lvl w:ilvl="7" w:tplc="E58E0DE2">
      <w:start w:val="1"/>
      <w:numFmt w:val="bullet"/>
      <w:lvlText w:val="o"/>
      <w:lvlJc w:val="left"/>
      <w:pPr>
        <w:ind w:left="6840" w:hanging="360"/>
      </w:pPr>
      <w:rPr>
        <w:rFonts w:hint="default" w:ascii="Courier New" w:hAnsi="Courier New"/>
      </w:rPr>
    </w:lvl>
    <w:lvl w:ilvl="8" w:tplc="F904AE00">
      <w:start w:val="1"/>
      <w:numFmt w:val="bullet"/>
      <w:lvlText w:val=""/>
      <w:lvlJc w:val="left"/>
      <w:pPr>
        <w:ind w:left="7560" w:hanging="360"/>
      </w:pPr>
      <w:rPr>
        <w:rFonts w:hint="default" w:ascii="Wingdings" w:hAnsi="Wingdings"/>
      </w:rPr>
    </w:lvl>
  </w:abstractNum>
  <w:abstractNum w:abstractNumId="4" w15:restartNumberingAfterBreak="0">
    <w:nsid w:val="68A5A806"/>
    <w:multiLevelType w:val="hybridMultilevel"/>
    <w:tmpl w:val="A588E7DE"/>
    <w:lvl w:ilvl="0" w:tplc="D472D5AC">
      <w:start w:val="1"/>
      <w:numFmt w:val="bullet"/>
      <w:lvlText w:val=""/>
      <w:lvlJc w:val="left"/>
      <w:pPr>
        <w:ind w:left="1800" w:hanging="360"/>
      </w:pPr>
      <w:rPr>
        <w:rFonts w:hint="default" w:ascii="Symbol" w:hAnsi="Symbol"/>
      </w:rPr>
    </w:lvl>
    <w:lvl w:ilvl="1" w:tplc="BAFCFC6E">
      <w:start w:val="1"/>
      <w:numFmt w:val="bullet"/>
      <w:lvlText w:val="o"/>
      <w:lvlJc w:val="left"/>
      <w:pPr>
        <w:ind w:left="2520" w:hanging="360"/>
      </w:pPr>
      <w:rPr>
        <w:rFonts w:hint="default" w:ascii="Courier New" w:hAnsi="Courier New"/>
      </w:rPr>
    </w:lvl>
    <w:lvl w:ilvl="2" w:tplc="9856806C">
      <w:start w:val="1"/>
      <w:numFmt w:val="bullet"/>
      <w:lvlText w:val=""/>
      <w:lvlJc w:val="left"/>
      <w:pPr>
        <w:ind w:left="3240" w:hanging="360"/>
      </w:pPr>
      <w:rPr>
        <w:rFonts w:hint="default" w:ascii="Wingdings" w:hAnsi="Wingdings"/>
      </w:rPr>
    </w:lvl>
    <w:lvl w:ilvl="3" w:tplc="22FA23F4">
      <w:start w:val="1"/>
      <w:numFmt w:val="bullet"/>
      <w:lvlText w:val=""/>
      <w:lvlJc w:val="left"/>
      <w:pPr>
        <w:ind w:left="3960" w:hanging="360"/>
      </w:pPr>
      <w:rPr>
        <w:rFonts w:hint="default" w:ascii="Symbol" w:hAnsi="Symbol"/>
      </w:rPr>
    </w:lvl>
    <w:lvl w:ilvl="4" w:tplc="A2B2F4FC">
      <w:start w:val="1"/>
      <w:numFmt w:val="bullet"/>
      <w:lvlText w:val="o"/>
      <w:lvlJc w:val="left"/>
      <w:pPr>
        <w:ind w:left="4680" w:hanging="360"/>
      </w:pPr>
      <w:rPr>
        <w:rFonts w:hint="default" w:ascii="Courier New" w:hAnsi="Courier New"/>
      </w:rPr>
    </w:lvl>
    <w:lvl w:ilvl="5" w:tplc="25129754">
      <w:start w:val="1"/>
      <w:numFmt w:val="bullet"/>
      <w:lvlText w:val=""/>
      <w:lvlJc w:val="left"/>
      <w:pPr>
        <w:ind w:left="5400" w:hanging="360"/>
      </w:pPr>
      <w:rPr>
        <w:rFonts w:hint="default" w:ascii="Wingdings" w:hAnsi="Wingdings"/>
      </w:rPr>
    </w:lvl>
    <w:lvl w:ilvl="6" w:tplc="F0547114">
      <w:start w:val="1"/>
      <w:numFmt w:val="bullet"/>
      <w:lvlText w:val=""/>
      <w:lvlJc w:val="left"/>
      <w:pPr>
        <w:ind w:left="6120" w:hanging="360"/>
      </w:pPr>
      <w:rPr>
        <w:rFonts w:hint="default" w:ascii="Symbol" w:hAnsi="Symbol"/>
      </w:rPr>
    </w:lvl>
    <w:lvl w:ilvl="7" w:tplc="7E2CC28A">
      <w:start w:val="1"/>
      <w:numFmt w:val="bullet"/>
      <w:lvlText w:val="o"/>
      <w:lvlJc w:val="left"/>
      <w:pPr>
        <w:ind w:left="6840" w:hanging="360"/>
      </w:pPr>
      <w:rPr>
        <w:rFonts w:hint="default" w:ascii="Courier New" w:hAnsi="Courier New"/>
      </w:rPr>
    </w:lvl>
    <w:lvl w:ilvl="8" w:tplc="C3C62728">
      <w:start w:val="1"/>
      <w:numFmt w:val="bullet"/>
      <w:lvlText w:val=""/>
      <w:lvlJc w:val="left"/>
      <w:pPr>
        <w:ind w:left="7560" w:hanging="360"/>
      </w:pPr>
      <w:rPr>
        <w:rFonts w:hint="default" w:ascii="Wingdings" w:hAnsi="Wingdings"/>
      </w:rPr>
    </w:lvl>
  </w:abstractNum>
  <w:num w:numId="1" w16cid:durableId="852455774">
    <w:abstractNumId w:val="0"/>
  </w:num>
  <w:num w:numId="2" w16cid:durableId="888225850">
    <w:abstractNumId w:val="1"/>
  </w:num>
  <w:num w:numId="3" w16cid:durableId="1061057763">
    <w:abstractNumId w:val="2"/>
  </w:num>
  <w:num w:numId="4" w16cid:durableId="1834755248">
    <w:abstractNumId w:val="4"/>
  </w:num>
  <w:num w:numId="5" w16cid:durableId="890993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0042C"/>
    <w:rsid w:val="000011BB"/>
    <w:rsid w:val="000339FE"/>
    <w:rsid w:val="000342BE"/>
    <w:rsid w:val="0003503D"/>
    <w:rsid w:val="000673E1"/>
    <w:rsid w:val="00073C11"/>
    <w:rsid w:val="00086BBB"/>
    <w:rsid w:val="000A04EC"/>
    <w:rsid w:val="000A1BDC"/>
    <w:rsid w:val="000C3B1A"/>
    <w:rsid w:val="000C678D"/>
    <w:rsid w:val="000C6A43"/>
    <w:rsid w:val="000D114D"/>
    <w:rsid w:val="000F75D7"/>
    <w:rsid w:val="00107A9A"/>
    <w:rsid w:val="001151FB"/>
    <w:rsid w:val="00167BA6"/>
    <w:rsid w:val="001A4580"/>
    <w:rsid w:val="001A6FB5"/>
    <w:rsid w:val="001B2011"/>
    <w:rsid w:val="001E56CE"/>
    <w:rsid w:val="0022534F"/>
    <w:rsid w:val="0023520D"/>
    <w:rsid w:val="002366F0"/>
    <w:rsid w:val="002400CB"/>
    <w:rsid w:val="00242ECB"/>
    <w:rsid w:val="002932B7"/>
    <w:rsid w:val="002A1DC3"/>
    <w:rsid w:val="002C07B3"/>
    <w:rsid w:val="002C3BE4"/>
    <w:rsid w:val="002C525F"/>
    <w:rsid w:val="002D37EE"/>
    <w:rsid w:val="002F7E04"/>
    <w:rsid w:val="003240CB"/>
    <w:rsid w:val="003377BE"/>
    <w:rsid w:val="00340547"/>
    <w:rsid w:val="00346A00"/>
    <w:rsid w:val="00361A00"/>
    <w:rsid w:val="003623E6"/>
    <w:rsid w:val="00362C67"/>
    <w:rsid w:val="00371BD9"/>
    <w:rsid w:val="00391381"/>
    <w:rsid w:val="003A3A76"/>
    <w:rsid w:val="003A4148"/>
    <w:rsid w:val="003B3031"/>
    <w:rsid w:val="003B6663"/>
    <w:rsid w:val="003C0C2B"/>
    <w:rsid w:val="003D4F8D"/>
    <w:rsid w:val="003E7E04"/>
    <w:rsid w:val="003F2E67"/>
    <w:rsid w:val="0040290F"/>
    <w:rsid w:val="00421CC0"/>
    <w:rsid w:val="0042207D"/>
    <w:rsid w:val="0043339F"/>
    <w:rsid w:val="00434A86"/>
    <w:rsid w:val="00442C07"/>
    <w:rsid w:val="004819A0"/>
    <w:rsid w:val="00483A51"/>
    <w:rsid w:val="00483DEF"/>
    <w:rsid w:val="00495E74"/>
    <w:rsid w:val="0049FF28"/>
    <w:rsid w:val="004C03CF"/>
    <w:rsid w:val="00500997"/>
    <w:rsid w:val="005073B0"/>
    <w:rsid w:val="00530EF3"/>
    <w:rsid w:val="00531DC0"/>
    <w:rsid w:val="005470F6"/>
    <w:rsid w:val="0055341B"/>
    <w:rsid w:val="0058715D"/>
    <w:rsid w:val="005936DA"/>
    <w:rsid w:val="005A5830"/>
    <w:rsid w:val="005B0A12"/>
    <w:rsid w:val="005B699B"/>
    <w:rsid w:val="005C5501"/>
    <w:rsid w:val="005D0947"/>
    <w:rsid w:val="005E7CDD"/>
    <w:rsid w:val="00604652"/>
    <w:rsid w:val="00631922"/>
    <w:rsid w:val="00651FAB"/>
    <w:rsid w:val="006C101C"/>
    <w:rsid w:val="006C333B"/>
    <w:rsid w:val="006F17A2"/>
    <w:rsid w:val="006F4709"/>
    <w:rsid w:val="00701C4E"/>
    <w:rsid w:val="00702B81"/>
    <w:rsid w:val="00713B68"/>
    <w:rsid w:val="00714A12"/>
    <w:rsid w:val="00717BAF"/>
    <w:rsid w:val="0072654B"/>
    <w:rsid w:val="00727711"/>
    <w:rsid w:val="007318DD"/>
    <w:rsid w:val="007323D9"/>
    <w:rsid w:val="0074264E"/>
    <w:rsid w:val="00747C5D"/>
    <w:rsid w:val="00755AFB"/>
    <w:rsid w:val="007645D0"/>
    <w:rsid w:val="00774BA7"/>
    <w:rsid w:val="00777321"/>
    <w:rsid w:val="00796468"/>
    <w:rsid w:val="007D4A2B"/>
    <w:rsid w:val="007E2D6A"/>
    <w:rsid w:val="007E40E9"/>
    <w:rsid w:val="007F44D0"/>
    <w:rsid w:val="0080087B"/>
    <w:rsid w:val="008078FA"/>
    <w:rsid w:val="00810DEE"/>
    <w:rsid w:val="00823731"/>
    <w:rsid w:val="008271B1"/>
    <w:rsid w:val="00831704"/>
    <w:rsid w:val="00835D7F"/>
    <w:rsid w:val="00872EB3"/>
    <w:rsid w:val="00874A18"/>
    <w:rsid w:val="00886955"/>
    <w:rsid w:val="00891AF9"/>
    <w:rsid w:val="00896BFC"/>
    <w:rsid w:val="008A116E"/>
    <w:rsid w:val="008A32FB"/>
    <w:rsid w:val="008C0BDE"/>
    <w:rsid w:val="008D4646"/>
    <w:rsid w:val="008E2FB1"/>
    <w:rsid w:val="00904DBE"/>
    <w:rsid w:val="00913E3A"/>
    <w:rsid w:val="00924669"/>
    <w:rsid w:val="00937729"/>
    <w:rsid w:val="0097567F"/>
    <w:rsid w:val="009A5D0A"/>
    <w:rsid w:val="009C2F63"/>
    <w:rsid w:val="009D40E1"/>
    <w:rsid w:val="009E6610"/>
    <w:rsid w:val="009F6246"/>
    <w:rsid w:val="00A243B4"/>
    <w:rsid w:val="00A710C7"/>
    <w:rsid w:val="00A7347F"/>
    <w:rsid w:val="00A75901"/>
    <w:rsid w:val="00A809A1"/>
    <w:rsid w:val="00AA12DA"/>
    <w:rsid w:val="00AA2736"/>
    <w:rsid w:val="00AB03BB"/>
    <w:rsid w:val="00AC0F62"/>
    <w:rsid w:val="00AE5629"/>
    <w:rsid w:val="00AF479D"/>
    <w:rsid w:val="00B02092"/>
    <w:rsid w:val="00B514E0"/>
    <w:rsid w:val="00B5233A"/>
    <w:rsid w:val="00B661C8"/>
    <w:rsid w:val="00BA6612"/>
    <w:rsid w:val="00BB0C08"/>
    <w:rsid w:val="00BC4037"/>
    <w:rsid w:val="00BC4948"/>
    <w:rsid w:val="00C0168B"/>
    <w:rsid w:val="00C26C30"/>
    <w:rsid w:val="00CA1E31"/>
    <w:rsid w:val="00CD3EEE"/>
    <w:rsid w:val="00CD7F50"/>
    <w:rsid w:val="00CF2DEB"/>
    <w:rsid w:val="00D13623"/>
    <w:rsid w:val="00D21872"/>
    <w:rsid w:val="00D3750C"/>
    <w:rsid w:val="00D42E1F"/>
    <w:rsid w:val="00D463F0"/>
    <w:rsid w:val="00D465F0"/>
    <w:rsid w:val="00D7730F"/>
    <w:rsid w:val="00DA395D"/>
    <w:rsid w:val="00DA44B8"/>
    <w:rsid w:val="00DD6FDC"/>
    <w:rsid w:val="00DF1ADF"/>
    <w:rsid w:val="00DF3215"/>
    <w:rsid w:val="00E078FD"/>
    <w:rsid w:val="00E129D6"/>
    <w:rsid w:val="00E202A7"/>
    <w:rsid w:val="00E23707"/>
    <w:rsid w:val="00E31F03"/>
    <w:rsid w:val="00E44088"/>
    <w:rsid w:val="00E46429"/>
    <w:rsid w:val="00E5455C"/>
    <w:rsid w:val="00E73BD4"/>
    <w:rsid w:val="00E879E7"/>
    <w:rsid w:val="00EC1B57"/>
    <w:rsid w:val="00EC5C21"/>
    <w:rsid w:val="00EE76A2"/>
    <w:rsid w:val="00F03000"/>
    <w:rsid w:val="00F21496"/>
    <w:rsid w:val="00F2331A"/>
    <w:rsid w:val="00F30EE8"/>
    <w:rsid w:val="00F43ACD"/>
    <w:rsid w:val="00F53B5C"/>
    <w:rsid w:val="00F64871"/>
    <w:rsid w:val="00F80EEA"/>
    <w:rsid w:val="00F821FC"/>
    <w:rsid w:val="00F833E2"/>
    <w:rsid w:val="00F85F40"/>
    <w:rsid w:val="00F910A8"/>
    <w:rsid w:val="00F941E8"/>
    <w:rsid w:val="00F97467"/>
    <w:rsid w:val="00FA0F3A"/>
    <w:rsid w:val="00FA2D16"/>
    <w:rsid w:val="00FA4C9E"/>
    <w:rsid w:val="00FA69E1"/>
    <w:rsid w:val="00FC3886"/>
    <w:rsid w:val="00FD478C"/>
    <w:rsid w:val="00FE1AC6"/>
    <w:rsid w:val="00FE21B5"/>
    <w:rsid w:val="00FE4E40"/>
    <w:rsid w:val="00FF0B88"/>
    <w:rsid w:val="00FF1E90"/>
    <w:rsid w:val="00FF368D"/>
    <w:rsid w:val="00FF5352"/>
    <w:rsid w:val="011F302E"/>
    <w:rsid w:val="01763232"/>
    <w:rsid w:val="02B84D5B"/>
    <w:rsid w:val="02DD0DC1"/>
    <w:rsid w:val="0332BB6F"/>
    <w:rsid w:val="04594A84"/>
    <w:rsid w:val="0464A106"/>
    <w:rsid w:val="0469701E"/>
    <w:rsid w:val="0492E2C0"/>
    <w:rsid w:val="051D5BEE"/>
    <w:rsid w:val="05CF28D1"/>
    <w:rsid w:val="06CFB5D0"/>
    <w:rsid w:val="072293E9"/>
    <w:rsid w:val="077AB5C8"/>
    <w:rsid w:val="07A411D4"/>
    <w:rsid w:val="07D529F3"/>
    <w:rsid w:val="088FDF3B"/>
    <w:rsid w:val="0896E444"/>
    <w:rsid w:val="08D41092"/>
    <w:rsid w:val="08D422E3"/>
    <w:rsid w:val="09968BF1"/>
    <w:rsid w:val="09979209"/>
    <w:rsid w:val="09F08F8B"/>
    <w:rsid w:val="0A2EEE27"/>
    <w:rsid w:val="0A33A60E"/>
    <w:rsid w:val="0A61031F"/>
    <w:rsid w:val="0AD8E0BC"/>
    <w:rsid w:val="0B6EB169"/>
    <w:rsid w:val="0B70ED9C"/>
    <w:rsid w:val="0B7A04CF"/>
    <w:rsid w:val="0B86E60C"/>
    <w:rsid w:val="0B9AB85D"/>
    <w:rsid w:val="0BD61828"/>
    <w:rsid w:val="0BF85062"/>
    <w:rsid w:val="0C238C68"/>
    <w:rsid w:val="0C3BFB0C"/>
    <w:rsid w:val="0C6AB128"/>
    <w:rsid w:val="0C9382C0"/>
    <w:rsid w:val="0C966CB2"/>
    <w:rsid w:val="0CD059B9"/>
    <w:rsid w:val="0CD6CF62"/>
    <w:rsid w:val="0D043988"/>
    <w:rsid w:val="0D9E5D19"/>
    <w:rsid w:val="0E41CC4C"/>
    <w:rsid w:val="0F11684C"/>
    <w:rsid w:val="0F1BE826"/>
    <w:rsid w:val="0F5677D9"/>
    <w:rsid w:val="0F614CA8"/>
    <w:rsid w:val="0FA0B053"/>
    <w:rsid w:val="1024F567"/>
    <w:rsid w:val="103C92A8"/>
    <w:rsid w:val="109AF7E2"/>
    <w:rsid w:val="111DB666"/>
    <w:rsid w:val="11A2328D"/>
    <w:rsid w:val="129CDF2C"/>
    <w:rsid w:val="12BC1D9C"/>
    <w:rsid w:val="1339051E"/>
    <w:rsid w:val="1353E6A9"/>
    <w:rsid w:val="138A0ECE"/>
    <w:rsid w:val="145F24F9"/>
    <w:rsid w:val="14EBAECB"/>
    <w:rsid w:val="152AC40F"/>
    <w:rsid w:val="153BC02C"/>
    <w:rsid w:val="1553562A"/>
    <w:rsid w:val="1560EEBC"/>
    <w:rsid w:val="1598A8AC"/>
    <w:rsid w:val="15F4BC26"/>
    <w:rsid w:val="1671CBF2"/>
    <w:rsid w:val="17019C33"/>
    <w:rsid w:val="171AC2DC"/>
    <w:rsid w:val="17630461"/>
    <w:rsid w:val="18734995"/>
    <w:rsid w:val="1884F810"/>
    <w:rsid w:val="18864CAA"/>
    <w:rsid w:val="18CAD8E2"/>
    <w:rsid w:val="19127A2C"/>
    <w:rsid w:val="191800F3"/>
    <w:rsid w:val="198BA266"/>
    <w:rsid w:val="19A5F6BE"/>
    <w:rsid w:val="1A0B705C"/>
    <w:rsid w:val="1AC46AA4"/>
    <w:rsid w:val="1B7EAF71"/>
    <w:rsid w:val="1C234BC8"/>
    <w:rsid w:val="1C61C39E"/>
    <w:rsid w:val="1CA08F60"/>
    <w:rsid w:val="1D0B8073"/>
    <w:rsid w:val="1D1E27D7"/>
    <w:rsid w:val="1D46C115"/>
    <w:rsid w:val="1EAE8D8B"/>
    <w:rsid w:val="1EC875EB"/>
    <w:rsid w:val="1F52CA3F"/>
    <w:rsid w:val="1F5E4B39"/>
    <w:rsid w:val="1FA16C41"/>
    <w:rsid w:val="201F82D0"/>
    <w:rsid w:val="208E7C68"/>
    <w:rsid w:val="20A73F8C"/>
    <w:rsid w:val="20BA5F8D"/>
    <w:rsid w:val="20EEFC46"/>
    <w:rsid w:val="2106804B"/>
    <w:rsid w:val="211A0CBD"/>
    <w:rsid w:val="211DD250"/>
    <w:rsid w:val="214296DC"/>
    <w:rsid w:val="218F2878"/>
    <w:rsid w:val="2199A010"/>
    <w:rsid w:val="224F37EA"/>
    <w:rsid w:val="22B8028E"/>
    <w:rsid w:val="2306485F"/>
    <w:rsid w:val="2454064E"/>
    <w:rsid w:val="2525F323"/>
    <w:rsid w:val="2562522F"/>
    <w:rsid w:val="25A75C40"/>
    <w:rsid w:val="26E400E3"/>
    <w:rsid w:val="2890B9C0"/>
    <w:rsid w:val="28D0A65E"/>
    <w:rsid w:val="2902344F"/>
    <w:rsid w:val="29A3BF1F"/>
    <w:rsid w:val="2A8439C5"/>
    <w:rsid w:val="2AD9E11D"/>
    <w:rsid w:val="2B2DBE81"/>
    <w:rsid w:val="2B442095"/>
    <w:rsid w:val="2B912D51"/>
    <w:rsid w:val="2C33FA72"/>
    <w:rsid w:val="2C9CFC09"/>
    <w:rsid w:val="2C9EAAAF"/>
    <w:rsid w:val="2CD0EA64"/>
    <w:rsid w:val="2CD967A4"/>
    <w:rsid w:val="2CE83D6E"/>
    <w:rsid w:val="2D0E8172"/>
    <w:rsid w:val="2DF1BC5D"/>
    <w:rsid w:val="2EA8A78C"/>
    <w:rsid w:val="2F25A95B"/>
    <w:rsid w:val="2F4C5CC9"/>
    <w:rsid w:val="3016401A"/>
    <w:rsid w:val="302E1780"/>
    <w:rsid w:val="309EBFD2"/>
    <w:rsid w:val="30FE7DA0"/>
    <w:rsid w:val="31277DB1"/>
    <w:rsid w:val="31C3BEDA"/>
    <w:rsid w:val="33870F7F"/>
    <w:rsid w:val="33BF43C3"/>
    <w:rsid w:val="33DDA672"/>
    <w:rsid w:val="33EFF54F"/>
    <w:rsid w:val="342CFFBE"/>
    <w:rsid w:val="35456EDA"/>
    <w:rsid w:val="3577B6BD"/>
    <w:rsid w:val="362466E8"/>
    <w:rsid w:val="36DFDA92"/>
    <w:rsid w:val="374E8717"/>
    <w:rsid w:val="3832F495"/>
    <w:rsid w:val="3904A5F3"/>
    <w:rsid w:val="39281890"/>
    <w:rsid w:val="393557B5"/>
    <w:rsid w:val="3A62D598"/>
    <w:rsid w:val="3A9A1147"/>
    <w:rsid w:val="3ABF538B"/>
    <w:rsid w:val="3AF34547"/>
    <w:rsid w:val="3B13560F"/>
    <w:rsid w:val="3B8D3661"/>
    <w:rsid w:val="3BDDAC90"/>
    <w:rsid w:val="3C83DA8F"/>
    <w:rsid w:val="3C9A5B8F"/>
    <w:rsid w:val="3D2554AF"/>
    <w:rsid w:val="3D955BD2"/>
    <w:rsid w:val="3DA379F1"/>
    <w:rsid w:val="3F1DB439"/>
    <w:rsid w:val="3F437186"/>
    <w:rsid w:val="3F6DEEB9"/>
    <w:rsid w:val="3F70B8C4"/>
    <w:rsid w:val="3FFE289C"/>
    <w:rsid w:val="400BD17A"/>
    <w:rsid w:val="40ACFD31"/>
    <w:rsid w:val="40E30287"/>
    <w:rsid w:val="40F89708"/>
    <w:rsid w:val="4115E367"/>
    <w:rsid w:val="4183E1DC"/>
    <w:rsid w:val="41EB9AD9"/>
    <w:rsid w:val="42EB5AB4"/>
    <w:rsid w:val="42F5E160"/>
    <w:rsid w:val="4377C22C"/>
    <w:rsid w:val="43F45A60"/>
    <w:rsid w:val="4592C508"/>
    <w:rsid w:val="46092079"/>
    <w:rsid w:val="46822E81"/>
    <w:rsid w:val="46EE1117"/>
    <w:rsid w:val="473A1F47"/>
    <w:rsid w:val="475B2031"/>
    <w:rsid w:val="47C92569"/>
    <w:rsid w:val="48C78073"/>
    <w:rsid w:val="48E3BBD2"/>
    <w:rsid w:val="4959D444"/>
    <w:rsid w:val="4A8CB0D2"/>
    <w:rsid w:val="4A97601B"/>
    <w:rsid w:val="4AFC1008"/>
    <w:rsid w:val="4B2FC3F8"/>
    <w:rsid w:val="4B67EC07"/>
    <w:rsid w:val="4BB1CF1F"/>
    <w:rsid w:val="4C648C6E"/>
    <w:rsid w:val="4D9B04BE"/>
    <w:rsid w:val="4DBE7F53"/>
    <w:rsid w:val="4DC1F51C"/>
    <w:rsid w:val="4DCCE56D"/>
    <w:rsid w:val="4E4F047C"/>
    <w:rsid w:val="4EDC5672"/>
    <w:rsid w:val="4F3BCF5C"/>
    <w:rsid w:val="4F746110"/>
    <w:rsid w:val="4F83B6BE"/>
    <w:rsid w:val="50465996"/>
    <w:rsid w:val="50B43444"/>
    <w:rsid w:val="50F9913B"/>
    <w:rsid w:val="51087B1B"/>
    <w:rsid w:val="51602431"/>
    <w:rsid w:val="52AEA4B6"/>
    <w:rsid w:val="52D9BED1"/>
    <w:rsid w:val="537A96CF"/>
    <w:rsid w:val="53800505"/>
    <w:rsid w:val="53B74F5A"/>
    <w:rsid w:val="53DA9B59"/>
    <w:rsid w:val="54D83F00"/>
    <w:rsid w:val="55DE5DA6"/>
    <w:rsid w:val="55E297A0"/>
    <w:rsid w:val="55FD422E"/>
    <w:rsid w:val="560F79BF"/>
    <w:rsid w:val="5643BF48"/>
    <w:rsid w:val="576062CF"/>
    <w:rsid w:val="57A82605"/>
    <w:rsid w:val="5808EB92"/>
    <w:rsid w:val="5840B129"/>
    <w:rsid w:val="58A1053F"/>
    <w:rsid w:val="58DF256F"/>
    <w:rsid w:val="591FB3F0"/>
    <w:rsid w:val="59853BE5"/>
    <w:rsid w:val="59D4EFC5"/>
    <w:rsid w:val="5A358B71"/>
    <w:rsid w:val="5AADF920"/>
    <w:rsid w:val="5AE769B1"/>
    <w:rsid w:val="5B34F384"/>
    <w:rsid w:val="5B77BB86"/>
    <w:rsid w:val="5B803D1F"/>
    <w:rsid w:val="5B9CD99F"/>
    <w:rsid w:val="5BB33F60"/>
    <w:rsid w:val="5C3C87B8"/>
    <w:rsid w:val="5CAB7FAF"/>
    <w:rsid w:val="5DADC749"/>
    <w:rsid w:val="5E7079F2"/>
    <w:rsid w:val="5E87343A"/>
    <w:rsid w:val="5EB02201"/>
    <w:rsid w:val="5EF851B7"/>
    <w:rsid w:val="60F4D6D6"/>
    <w:rsid w:val="60F6EA08"/>
    <w:rsid w:val="61F324E2"/>
    <w:rsid w:val="62949D46"/>
    <w:rsid w:val="62A2C806"/>
    <w:rsid w:val="62E15768"/>
    <w:rsid w:val="639895B6"/>
    <w:rsid w:val="645FEF73"/>
    <w:rsid w:val="649E48BE"/>
    <w:rsid w:val="64D87EF2"/>
    <w:rsid w:val="650DC810"/>
    <w:rsid w:val="651C9270"/>
    <w:rsid w:val="6653D082"/>
    <w:rsid w:val="670C8058"/>
    <w:rsid w:val="67484C7C"/>
    <w:rsid w:val="67D9AA3B"/>
    <w:rsid w:val="6810A889"/>
    <w:rsid w:val="68719681"/>
    <w:rsid w:val="68AA8F70"/>
    <w:rsid w:val="693A00D2"/>
    <w:rsid w:val="69D67390"/>
    <w:rsid w:val="6A14C113"/>
    <w:rsid w:val="6A14FA34"/>
    <w:rsid w:val="6A51E5EC"/>
    <w:rsid w:val="6A7F8649"/>
    <w:rsid w:val="6A958FA0"/>
    <w:rsid w:val="6AF287E2"/>
    <w:rsid w:val="6B0AD49E"/>
    <w:rsid w:val="6B43F969"/>
    <w:rsid w:val="6B91B615"/>
    <w:rsid w:val="6CBC7587"/>
    <w:rsid w:val="6D4016E3"/>
    <w:rsid w:val="6D44C814"/>
    <w:rsid w:val="6D7269AD"/>
    <w:rsid w:val="6E2A47E4"/>
    <w:rsid w:val="6E5C9E2A"/>
    <w:rsid w:val="6E98F034"/>
    <w:rsid w:val="6EE4A221"/>
    <w:rsid w:val="6FBC2D8A"/>
    <w:rsid w:val="70949FFB"/>
    <w:rsid w:val="709762D6"/>
    <w:rsid w:val="70C820AE"/>
    <w:rsid w:val="7109CAAC"/>
    <w:rsid w:val="7143CD2A"/>
    <w:rsid w:val="714DFE99"/>
    <w:rsid w:val="717E282B"/>
    <w:rsid w:val="72566E97"/>
    <w:rsid w:val="72C3F31E"/>
    <w:rsid w:val="72C4D8D7"/>
    <w:rsid w:val="72E609EB"/>
    <w:rsid w:val="72EF2BD3"/>
    <w:rsid w:val="733B038C"/>
    <w:rsid w:val="733FB6B7"/>
    <w:rsid w:val="73AE21D3"/>
    <w:rsid w:val="74228D9C"/>
    <w:rsid w:val="74440036"/>
    <w:rsid w:val="7493BBFB"/>
    <w:rsid w:val="75068E3C"/>
    <w:rsid w:val="751EA655"/>
    <w:rsid w:val="76CCBB85"/>
    <w:rsid w:val="76F2D322"/>
    <w:rsid w:val="777959B5"/>
    <w:rsid w:val="77821A81"/>
    <w:rsid w:val="77AC0498"/>
    <w:rsid w:val="78529301"/>
    <w:rsid w:val="788DD796"/>
    <w:rsid w:val="79303FE8"/>
    <w:rsid w:val="799FA1A2"/>
    <w:rsid w:val="7AC3BF31"/>
    <w:rsid w:val="7B033496"/>
    <w:rsid w:val="7B5B0862"/>
    <w:rsid w:val="7BD0B558"/>
    <w:rsid w:val="7C563294"/>
    <w:rsid w:val="7CB02A93"/>
    <w:rsid w:val="7D22DDE2"/>
    <w:rsid w:val="7D74796E"/>
    <w:rsid w:val="7D8C352E"/>
    <w:rsid w:val="7DF41875"/>
    <w:rsid w:val="7F6BC7DF"/>
    <w:rsid w:val="7F8F1309"/>
    <w:rsid w:val="7FDFAC71"/>
    <w:rsid w:val="7FF07A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C575B"/>
  <w15:chartTrackingRefBased/>
  <w15:docId w15:val="{74248207-8A23-46EC-9EC6-FD7CA04B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Emphasis">
    <w:name w:val="Emphasis"/>
    <w:basedOn w:val="DefaultParagraphFont"/>
    <w:uiPriority w:val="20"/>
    <w:qFormat/>
    <w:rPr>
      <w:i/>
      <w:iCs/>
    </w:rPr>
  </w:style>
  <w:style w:type="character" w:styleId="HeaderChar" w:customStyle="1">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styleId="FooterChar" w:customStyle="1">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styleId="CommentTextChar" w:customStyle="1">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styleId="CommentSubjectChar" w:customStyle="1">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styleId="TitleChar" w:customStyle="1">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styleId="SubtitleChar" w:customStyle="1">
    <w:name w:val="Subtitle Char"/>
    <w:basedOn w:val="DefaultParagraphFont"/>
    <w:link w:val="Subtitle"/>
    <w:uiPriority w:val="11"/>
    <w:rsid w:val="00530EF3"/>
  </w:style>
  <w:style w:type="paragraph" w:styleId="SectionTitle" w:customStyle="1">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styleId="Heading1Char" w:customStyle="1">
    <w:name w:val="Heading 1 Char"/>
    <w:basedOn w:val="DefaultParagraphFont"/>
    <w:link w:val="Heading1"/>
    <w:uiPriority w:val="9"/>
    <w:rsid w:val="007D4A2B"/>
    <w:rPr>
      <w:b/>
      <w:bCs/>
    </w:rPr>
  </w:style>
  <w:style w:type="character" w:styleId="Heading2Char" w:customStyle="1">
    <w:name w:val="Heading 2 Char"/>
    <w:basedOn w:val="DefaultParagraphFont"/>
    <w:link w:val="Heading2"/>
    <w:uiPriority w:val="9"/>
    <w:rsid w:val="007D4A2B"/>
    <w:rPr>
      <w:b/>
      <w:bCs/>
    </w:rPr>
  </w:style>
  <w:style w:type="character" w:styleId="Heading3Char" w:customStyle="1">
    <w:name w:val="Heading 3 Char"/>
    <w:basedOn w:val="DefaultParagraphFont"/>
    <w:link w:val="Heading3"/>
    <w:uiPriority w:val="9"/>
    <w:rsid w:val="007D4A2B"/>
    <w:rPr>
      <w:b/>
      <w:bCs/>
      <w:i/>
      <w:iCs/>
    </w:rPr>
  </w:style>
  <w:style w:type="character" w:styleId="Heading4Char" w:customStyle="1">
    <w:name w:val="Heading 4 Char"/>
    <w:basedOn w:val="DefaultParagraphFont"/>
    <w:link w:val="Heading4"/>
    <w:uiPriority w:val="9"/>
    <w:rsid w:val="007D4A2B"/>
    <w:rPr>
      <w:b/>
      <w:bCs/>
    </w:rPr>
  </w:style>
  <w:style w:type="character" w:styleId="Heading5Char" w:customStyle="1">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styleId="QuoteChar" w:customStyle="1">
    <w:name w:val="Quote Char"/>
    <w:basedOn w:val="DefaultParagraphFont"/>
    <w:link w:val="Quote"/>
    <w:uiPriority w:val="29"/>
    <w:rsid w:val="002C3BE4"/>
    <w:rPr>
      <w:iCs/>
    </w:rPr>
  </w:style>
  <w:style w:type="paragraph" w:styleId="References" w:customStyle="1">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styleId="TableHeading" w:customStyle="1">
    <w:name w:val="Table Heading"/>
    <w:basedOn w:val="Normal"/>
    <w:uiPriority w:val="10"/>
    <w:qFormat/>
    <w:rsid w:val="00B5233A"/>
    <w:pPr>
      <w:jc w:val="center"/>
    </w:pPr>
    <w:rPr>
      <w:b/>
      <w:bCs/>
    </w:rPr>
  </w:style>
  <w:style w:type="paragraph" w:styleId="NoIndent" w:customStyle="1">
    <w:name w:val="No Indent"/>
    <w:basedOn w:val="Normal"/>
    <w:qFormat/>
    <w:rsid w:val="007D4A2B"/>
    <w:pPr>
      <w:ind w:firstLine="0"/>
    </w:pPr>
  </w:style>
  <w:style w:type="paragraph" w:styleId="CaptionCallout" w:customStyle="1">
    <w:name w:val="Caption Callout"/>
    <w:basedOn w:val="Normal"/>
    <w:qFormat/>
    <w:rsid w:val="00530EF3"/>
    <w:pPr>
      <w:ind w:firstLine="0"/>
    </w:pPr>
    <w:rPr>
      <w:b/>
    </w:rPr>
  </w:style>
  <w:style w:type="character" w:styleId="Heading6Char" w:customStyle="1">
    <w:name w:val="Heading 6 Char"/>
    <w:basedOn w:val="DefaultParagraphFont"/>
    <w:link w:val="Heading6"/>
    <w:uiPriority w:val="9"/>
    <w:semiHidden/>
    <w:rsid w:val="007D4A2B"/>
    <w:rPr>
      <w:rFonts w:asciiTheme="majorHAnsi" w:hAnsiTheme="majorHAnsi" w:eastAsiaTheme="majorEastAsia" w:cstheme="majorBidi"/>
      <w:color w:val="1F3763" w:themeColor="accent1" w:themeShade="7F"/>
    </w:rPr>
  </w:style>
  <w:style w:type="paragraph" w:styleId="ListParagraph">
    <w:name w:val="List Paragraph"/>
    <w:basedOn w:val="Normal"/>
    <w:uiPriority w:val="34"/>
    <w:qFormat/>
    <w:rsid w:val="00FE1A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fontTable" Target="fontTable.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image" Target="media/image1.png" Id="rId10" /><Relationship Type="http://schemas.openxmlformats.org/officeDocument/2006/relationships/glossaryDocument" Target="glossary/document.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image" Target="/media/image.jpg" Id="rId1082345189" /><Relationship Type="http://schemas.openxmlformats.org/officeDocument/2006/relationships/image" Target="/media/image2.jpg" Id="rId673841145" /><Relationship Type="http://schemas.openxmlformats.org/officeDocument/2006/relationships/image" Target="/media/image5.png" Id="rId128130483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5309C0D69A418DAB91916A556C8565"/>
        <w:category>
          <w:name w:val="General"/>
          <w:gallery w:val="placeholder"/>
        </w:category>
        <w:types>
          <w:type w:val="bbPlcHdr"/>
        </w:types>
        <w:behaviors>
          <w:behavior w:val="content"/>
        </w:behaviors>
        <w:guid w:val="{EE2BB6FC-7C99-427E-A595-C292FCCE9A25}"/>
      </w:docPartPr>
      <w:docPartBody>
        <w:p w:rsidR="00A50304" w:rsidP="00E31F03" w:rsidRDefault="00E31F03">
          <w:pPr>
            <w:pStyle w:val="605309C0D69A418DAB91916A556C85651"/>
          </w:pPr>
          <w:r w:rsidRPr="00500997">
            <w:rPr>
              <w:rStyle w:val="Emphasis"/>
            </w:rPr>
            <w:t>Keywords</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07A9A"/>
    <w:rsid w:val="00170A67"/>
    <w:rsid w:val="003A4148"/>
    <w:rsid w:val="004F24EB"/>
    <w:rsid w:val="005467F7"/>
    <w:rsid w:val="005614C0"/>
    <w:rsid w:val="007967E4"/>
    <w:rsid w:val="007C6E53"/>
    <w:rsid w:val="00A50304"/>
    <w:rsid w:val="00A710C7"/>
    <w:rsid w:val="00BA4E27"/>
    <w:rsid w:val="00E31F03"/>
    <w:rsid w:val="00E95696"/>
    <w:rsid w:val="00F21496"/>
    <w:rsid w:val="00F816C3"/>
    <w:rsid w:val="00FB087E"/>
    <w:rsid w:val="00FF61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paragraph" w:customStyle="1" w:styleId="D8D4AC24184B452BB34D86D49C723619">
    <w:name w:val="D8D4AC24184B452BB34D86D49C723619"/>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 w:type="paragraph" w:customStyle="1" w:styleId="605309C0D69A418DAB91916A556C85651">
    <w:name w:val="605309C0D69A418DAB91916A556C85651"/>
    <w:rsid w:val="00E31F03"/>
    <w:pPr>
      <w:spacing w:after="0" w:line="480" w:lineRule="auto"/>
      <w:ind w:firstLine="720"/>
    </w:pPr>
    <w:rPr>
      <w:rFonts w:eastAsiaTheme="minorHAnsi"/>
      <w:lang w:val="en-US" w:eastAsia="en-US"/>
    </w:rPr>
  </w:style>
  <w:style w:type="paragraph" w:customStyle="1" w:styleId="4D0F77FBD424419D846F2BAC676C18CF1">
    <w:name w:val="4D0F77FBD424419D846F2BAC676C18CF1"/>
    <w:rsid w:val="00E31F03"/>
    <w:pPr>
      <w:spacing w:after="0" w:line="480" w:lineRule="auto"/>
      <w:ind w:left="720" w:hanging="720"/>
    </w:pPr>
    <w:rPr>
      <w:rFonts w:eastAsiaTheme="minorHAnsi"/>
      <w:lang w:val="en-US" w:eastAsia="en-US"/>
    </w:rPr>
  </w:style>
  <w:style w:type="paragraph" w:customStyle="1" w:styleId="5B5CA1C2965740298A7C0797E53890742">
    <w:name w:val="5B5CA1C2965740298A7C0797E53890742"/>
    <w:rsid w:val="00E31F03"/>
    <w:pPr>
      <w:spacing w:after="0" w:line="480" w:lineRule="auto"/>
      <w:ind w:left="720" w:hanging="720"/>
    </w:pPr>
    <w:rPr>
      <w:rFonts w:eastAsiaTheme="minorHAnsi"/>
      <w:lang w:val="en-US" w:eastAsia="en-US"/>
    </w:rPr>
  </w:style>
  <w:style w:type="paragraph" w:customStyle="1" w:styleId="3FEC31A40C8D4459ACB30CA36AB7A0AB2">
    <w:name w:val="3FEC31A40C8D4459ACB30CA36AB7A0AB2"/>
    <w:rsid w:val="00E31F03"/>
    <w:pPr>
      <w:spacing w:after="0" w:line="480" w:lineRule="auto"/>
      <w:ind w:left="720" w:hanging="720"/>
    </w:pPr>
    <w:rPr>
      <w:rFonts w:eastAsiaTheme="minorHAnsi"/>
      <w:lang w:val="en-US" w:eastAsia="en-US"/>
    </w:rPr>
  </w:style>
  <w:style w:type="paragraph" w:customStyle="1" w:styleId="0DE66CEAD7A84245A4946EBF3C46F81E2">
    <w:name w:val="0DE66CEAD7A84245A4946EBF3C46F81E2"/>
    <w:rsid w:val="00E31F03"/>
    <w:pPr>
      <w:spacing w:after="0" w:line="480" w:lineRule="auto"/>
      <w:ind w:left="720" w:hanging="720"/>
    </w:pPr>
    <w:rPr>
      <w:rFonts w:eastAsiaTheme="minorHAnsi"/>
      <w:lang w:val="en-US" w:eastAsia="en-US"/>
    </w:rPr>
  </w:style>
  <w:style w:type="paragraph" w:customStyle="1" w:styleId="280AF951248349A594BE4962784DBEC62">
    <w:name w:val="280AF951248349A594BE4962784DBEC62"/>
    <w:rsid w:val="00E31F03"/>
    <w:pPr>
      <w:spacing w:after="0" w:line="480" w:lineRule="auto"/>
      <w:ind w:left="720" w:hanging="720"/>
    </w:pPr>
    <w:rPr>
      <w:rFonts w:eastAsiaTheme="minorHAnsi"/>
      <w:lang w:val="en-US" w:eastAsia="en-US"/>
    </w:rPr>
  </w:style>
  <w:style w:type="paragraph" w:customStyle="1" w:styleId="30254788E0E645438188819932FCC8492">
    <w:name w:val="30254788E0E645438188819932FCC8492"/>
    <w:rsid w:val="00E31F03"/>
    <w:pPr>
      <w:spacing w:after="0" w:line="480" w:lineRule="auto"/>
      <w:ind w:left="720" w:hanging="720"/>
    </w:pPr>
    <w:rPr>
      <w:rFonts w:eastAsiaTheme="minorHAnsi"/>
      <w:lang w:val="en-US" w:eastAsia="en-US"/>
    </w:rPr>
  </w:style>
  <w:style w:type="paragraph" w:customStyle="1" w:styleId="6ED220C7B8964AF3B3E7181F6F4DFEB62">
    <w:name w:val="6ED220C7B8964AF3B3E7181F6F4DFEB62"/>
    <w:rsid w:val="00E31F03"/>
    <w:pPr>
      <w:spacing w:after="0" w:line="480" w:lineRule="auto"/>
      <w:ind w:left="720" w:hanging="720"/>
    </w:pPr>
    <w:rPr>
      <w:rFonts w:eastAsiaTheme="minorHAnsi"/>
      <w:lang w:val="en-US" w:eastAsia="en-US"/>
    </w:rPr>
  </w:style>
  <w:style w:type="paragraph" w:customStyle="1" w:styleId="59548CD8FF484595AD9EC14A23B1DCA52">
    <w:name w:val="59548CD8FF484595AD9EC14A23B1DCA52"/>
    <w:rsid w:val="00E31F03"/>
    <w:pPr>
      <w:spacing w:after="0" w:line="480" w:lineRule="auto"/>
      <w:ind w:left="720" w:hanging="720"/>
    </w:pPr>
    <w:rPr>
      <w:rFonts w:eastAsiaTheme="minorHAnsi"/>
      <w:lang w:val="en-US" w:eastAsia="en-US"/>
    </w:rPr>
  </w:style>
  <w:style w:type="paragraph" w:customStyle="1" w:styleId="60602484B32B4AA78FC2AA583D694E7A2">
    <w:name w:val="60602484B32B4AA78FC2AA583D694E7A2"/>
    <w:rsid w:val="00E31F03"/>
    <w:pPr>
      <w:spacing w:after="0" w:line="480" w:lineRule="auto"/>
      <w:ind w:left="720" w:hanging="720"/>
    </w:pPr>
    <w:rPr>
      <w:rFonts w:eastAsiaTheme="minorHAnsi"/>
      <w:lang w:val="en-US" w:eastAsia="en-US"/>
    </w:rPr>
  </w:style>
  <w:style w:type="paragraph" w:customStyle="1" w:styleId="739E52C12DA0428BAB9E1973EB4C752B1">
    <w:name w:val="739E52C12DA0428BAB9E1973EB4C752B1"/>
    <w:rsid w:val="00E31F03"/>
    <w:pPr>
      <w:spacing w:after="0" w:line="480" w:lineRule="auto"/>
      <w:ind w:firstLine="720"/>
    </w:pPr>
    <w:rPr>
      <w:rFonts w:eastAsiaTheme="minorHAnsi"/>
      <w:lang w:val="en-US" w:eastAsia="en-US"/>
    </w:rPr>
  </w:style>
  <w:style w:type="paragraph" w:customStyle="1" w:styleId="3939B96FA8A14CE494E414120FB98C4A4">
    <w:name w:val="3939B96FA8A14CE494E414120FB98C4A4"/>
    <w:rsid w:val="00E31F03"/>
    <w:pPr>
      <w:spacing w:after="0" w:line="480" w:lineRule="auto"/>
      <w:ind w:left="720"/>
    </w:pPr>
    <w:rPr>
      <w:rFonts w:eastAsiaTheme="minorHAnsi"/>
      <w:lang w:val="en-US" w:eastAsia="en-US"/>
    </w:rPr>
  </w:style>
  <w:style w:type="paragraph" w:customStyle="1" w:styleId="E9763DE71C914C93B465F742E49DB4554">
    <w:name w:val="E9763DE71C914C93B465F742E49DB4554"/>
    <w:rsid w:val="00E31F03"/>
    <w:pPr>
      <w:spacing w:after="0" w:line="480" w:lineRule="auto"/>
      <w:ind w:left="720"/>
    </w:pPr>
    <w:rPr>
      <w:rFonts w:eastAsiaTheme="minorHAnsi"/>
      <w:lang w:val="en-US" w:eastAsia="en-US"/>
    </w:rPr>
  </w:style>
  <w:style w:type="paragraph" w:customStyle="1" w:styleId="43A84D7C4FC9420F86829B71CF59CE914">
    <w:name w:val="43A84D7C4FC9420F86829B71CF59CE914"/>
    <w:rsid w:val="00E31F03"/>
    <w:pPr>
      <w:spacing w:after="0" w:line="480" w:lineRule="auto"/>
      <w:ind w:left="720"/>
    </w:pPr>
    <w:rPr>
      <w:rFonts w:eastAsiaTheme="minorHAnsi"/>
      <w:lang w:val="en-US" w:eastAsia="en-US"/>
    </w:rPr>
  </w:style>
  <w:style w:type="paragraph" w:customStyle="1" w:styleId="E150A1B527DD4CEE97B8A8F5C77C1CF44">
    <w:name w:val="E150A1B527DD4CEE97B8A8F5C77C1CF44"/>
    <w:rsid w:val="00E31F03"/>
    <w:pPr>
      <w:spacing w:after="0" w:line="480" w:lineRule="auto"/>
      <w:ind w:left="720"/>
    </w:pPr>
    <w:rPr>
      <w:rFonts w:eastAsiaTheme="minorHAnsi"/>
      <w:lang w:val="en-US" w:eastAsia="en-US"/>
    </w:rPr>
  </w:style>
  <w:style w:type="paragraph" w:customStyle="1" w:styleId="363EB7A3314544DE9C2984BA272607944">
    <w:name w:val="363EB7A3314544DE9C2984BA272607944"/>
    <w:rsid w:val="00E31F03"/>
    <w:pPr>
      <w:spacing w:after="0" w:line="480" w:lineRule="auto"/>
      <w:ind w:left="72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A3EFE54-BC78-4103-944A-217DC7AA08D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Ethan Majeed</dc:creator>
  <keywords/>
  <dc:description/>
  <lastModifiedBy>Jamie Murray</lastModifiedBy>
  <revision>81</revision>
  <dcterms:created xsi:type="dcterms:W3CDTF">2026-10-09T02:59:00.0000000Z</dcterms:created>
  <dcterms:modified xsi:type="dcterms:W3CDTF">2026-10-19T18:11:01.4253739Z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